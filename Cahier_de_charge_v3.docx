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66B9D" w14:textId="77777777" w:rsidR="00B4119A" w:rsidRDefault="00B4119A">
      <w:pPr>
        <w:spacing w:before="1200"/>
        <w:rPr>
          <w:sz w:val="28"/>
          <w:szCs w:val="28"/>
        </w:rPr>
      </w:pPr>
    </w:p>
    <w:p w14:paraId="2B228657" w14:textId="77777777" w:rsidR="003829DC" w:rsidRDefault="003829DC">
      <w:pPr>
        <w:spacing w:before="1200"/>
        <w:rPr>
          <w:sz w:val="28"/>
          <w:szCs w:val="28"/>
        </w:rPr>
      </w:pPr>
    </w:p>
    <w:p w14:paraId="1CF8653F" w14:textId="77777777" w:rsidR="003829DC" w:rsidRPr="00AC45EA" w:rsidRDefault="003829DC">
      <w:pPr>
        <w:spacing w:before="1200"/>
        <w:rPr>
          <w:sz w:val="28"/>
          <w:szCs w:val="28"/>
        </w:rPr>
      </w:pPr>
    </w:p>
    <w:p w14:paraId="3FD4B731" w14:textId="77777777" w:rsidR="003829DC" w:rsidRDefault="003829DC" w:rsidP="003829DC">
      <w:pPr>
        <w:jc w:val="center"/>
        <w:rPr>
          <w:sz w:val="40"/>
          <w:szCs w:val="40"/>
        </w:rPr>
      </w:pPr>
      <w:r>
        <w:rPr>
          <w:sz w:val="40"/>
          <w:szCs w:val="40"/>
        </w:rPr>
        <w:t>CAHIER DES CHARGES</w:t>
      </w:r>
    </w:p>
    <w:p w14:paraId="3E01A6D1" w14:textId="77777777" w:rsidR="003829DC" w:rsidRDefault="003829DC" w:rsidP="003829DC">
      <w:pPr>
        <w:jc w:val="center"/>
        <w:rPr>
          <w:sz w:val="40"/>
          <w:szCs w:val="40"/>
        </w:rPr>
      </w:pPr>
    </w:p>
    <w:p w14:paraId="46C224C9" w14:textId="77777777" w:rsidR="003829DC" w:rsidRDefault="003829DC" w:rsidP="003829DC">
      <w:pPr>
        <w:jc w:val="center"/>
        <w:rPr>
          <w:sz w:val="40"/>
          <w:szCs w:val="40"/>
        </w:rPr>
      </w:pPr>
    </w:p>
    <w:p w14:paraId="17AADBF8" w14:textId="77777777" w:rsidR="003829DC" w:rsidRPr="003829DC" w:rsidRDefault="003829DC" w:rsidP="003829DC">
      <w:pPr>
        <w:jc w:val="center"/>
        <w:rPr>
          <w:sz w:val="40"/>
          <w:szCs w:val="40"/>
        </w:rPr>
      </w:pPr>
    </w:p>
    <w:p w14:paraId="1F9E46C2" w14:textId="099D5A01" w:rsidR="003829DC" w:rsidRDefault="003829DC" w:rsidP="003829DC">
      <w:pPr>
        <w:jc w:val="center"/>
        <w:rPr>
          <w:sz w:val="48"/>
          <w:szCs w:val="48"/>
        </w:rPr>
      </w:pPr>
      <w:r>
        <w:rPr>
          <w:sz w:val="48"/>
          <w:szCs w:val="48"/>
        </w:rPr>
        <w:t>Plateforme de Gestion des Plaintes des Usagers des Services de Santé au Bénin</w:t>
      </w:r>
    </w:p>
    <w:p w14:paraId="042D28D3" w14:textId="77777777" w:rsidR="003829DC" w:rsidRPr="003829DC" w:rsidRDefault="003829DC" w:rsidP="003829DC">
      <w:pPr>
        <w:jc w:val="center"/>
        <w:rPr>
          <w:sz w:val="48"/>
          <w:szCs w:val="48"/>
        </w:rPr>
      </w:pPr>
    </w:p>
    <w:p w14:paraId="160D395A" w14:textId="77777777" w:rsidR="003829DC" w:rsidRDefault="003829DC" w:rsidP="003829DC">
      <w:pPr>
        <w:jc w:val="center"/>
        <w:rPr>
          <w:sz w:val="28"/>
          <w:szCs w:val="28"/>
        </w:rPr>
      </w:pPr>
      <w:r>
        <w:rPr>
          <w:sz w:val="28"/>
          <w:szCs w:val="28"/>
        </w:rPr>
        <w:t>Collecte · Traitement · Suivi · Feedback</w:t>
      </w:r>
    </w:p>
    <w:p w14:paraId="018835DE" w14:textId="77777777" w:rsidR="003829DC" w:rsidRDefault="003829DC" w:rsidP="003829DC">
      <w:pPr>
        <w:jc w:val="center"/>
        <w:rPr>
          <w:sz w:val="28"/>
          <w:szCs w:val="28"/>
        </w:rPr>
      </w:pPr>
    </w:p>
    <w:p w14:paraId="1A2343C2" w14:textId="77777777" w:rsidR="003829DC" w:rsidRPr="003829DC" w:rsidRDefault="003829DC" w:rsidP="003829DC">
      <w:pPr>
        <w:jc w:val="center"/>
        <w:rPr>
          <w:sz w:val="28"/>
          <w:szCs w:val="28"/>
        </w:rPr>
      </w:pPr>
    </w:p>
    <w:p w14:paraId="145DE001" w14:textId="77777777" w:rsidR="003829DC" w:rsidRDefault="003829DC" w:rsidP="003829DC">
      <w:pPr>
        <w:jc w:val="center"/>
        <w:rPr>
          <w:sz w:val="28"/>
          <w:szCs w:val="28"/>
        </w:rPr>
      </w:pPr>
      <w:r>
        <w:rPr>
          <w:sz w:val="28"/>
          <w:szCs w:val="28"/>
        </w:rPr>
        <w:t>Projet de Licence en Informatique</w:t>
      </w:r>
    </w:p>
    <w:p w14:paraId="3C4BDA11" w14:textId="77777777" w:rsidR="003829DC" w:rsidRDefault="003829DC" w:rsidP="003829DC">
      <w:pPr>
        <w:jc w:val="center"/>
        <w:rPr>
          <w:sz w:val="28"/>
          <w:szCs w:val="28"/>
        </w:rPr>
      </w:pPr>
    </w:p>
    <w:p w14:paraId="33EDFE49" w14:textId="77777777" w:rsidR="003829DC" w:rsidRDefault="003829DC" w:rsidP="003829DC">
      <w:pPr>
        <w:jc w:val="center"/>
        <w:rPr>
          <w:sz w:val="28"/>
          <w:szCs w:val="28"/>
        </w:rPr>
      </w:pPr>
    </w:p>
    <w:p w14:paraId="2B50EC25" w14:textId="77777777" w:rsidR="003829DC" w:rsidRDefault="003829DC" w:rsidP="003829DC">
      <w:pPr>
        <w:jc w:val="center"/>
        <w:rPr>
          <w:sz w:val="28"/>
          <w:szCs w:val="28"/>
        </w:rPr>
      </w:pPr>
    </w:p>
    <w:p w14:paraId="7E53524D" w14:textId="77777777" w:rsidR="003829DC" w:rsidRDefault="003829DC" w:rsidP="003829DC">
      <w:pPr>
        <w:jc w:val="center"/>
        <w:rPr>
          <w:sz w:val="28"/>
          <w:szCs w:val="28"/>
        </w:rPr>
      </w:pPr>
    </w:p>
    <w:p w14:paraId="794C6A0F" w14:textId="77777777" w:rsidR="003829DC" w:rsidRDefault="003829DC" w:rsidP="003829DC">
      <w:pPr>
        <w:jc w:val="center"/>
        <w:rPr>
          <w:sz w:val="28"/>
          <w:szCs w:val="28"/>
        </w:rPr>
      </w:pPr>
    </w:p>
    <w:p w14:paraId="755DD64D" w14:textId="77777777" w:rsidR="003829DC" w:rsidRPr="003829DC" w:rsidRDefault="003829DC" w:rsidP="003829DC">
      <w:pPr>
        <w:jc w:val="center"/>
        <w:rPr>
          <w:sz w:val="28"/>
          <w:szCs w:val="28"/>
        </w:rPr>
      </w:pPr>
    </w:p>
    <w:p w14:paraId="263094CB" w14:textId="6CFF3CFB" w:rsidR="003829DC" w:rsidRDefault="003829DC" w:rsidP="003829DC">
      <w:pPr>
        <w:jc w:val="center"/>
        <w:rPr>
          <w:sz w:val="28"/>
          <w:szCs w:val="28"/>
        </w:rPr>
      </w:pPr>
      <w:r>
        <w:rPr>
          <w:sz w:val="28"/>
          <w:szCs w:val="28"/>
        </w:rPr>
        <w:t>Année académique 2025–2026</w:t>
      </w:r>
    </w:p>
    <w:p w14:paraId="47900BEF" w14:textId="77777777" w:rsidR="003829DC" w:rsidRDefault="003829DC" w:rsidP="003829DC">
      <w:pPr>
        <w:jc w:val="center"/>
        <w:rPr>
          <w:sz w:val="28"/>
          <w:szCs w:val="28"/>
        </w:rPr>
      </w:pPr>
    </w:p>
    <w:p w14:paraId="754CEDA3" w14:textId="77777777" w:rsidR="003829DC" w:rsidRDefault="003829DC" w:rsidP="003829DC">
      <w:pPr>
        <w:jc w:val="center"/>
        <w:rPr>
          <w:sz w:val="28"/>
          <w:szCs w:val="28"/>
        </w:rPr>
      </w:pPr>
    </w:p>
    <w:p w14:paraId="3DCC8269" w14:textId="77777777" w:rsidR="003829DC" w:rsidRDefault="003829DC" w:rsidP="003829DC">
      <w:pPr>
        <w:jc w:val="center"/>
        <w:rPr>
          <w:sz w:val="28"/>
          <w:szCs w:val="28"/>
        </w:rPr>
      </w:pPr>
    </w:p>
    <w:p w14:paraId="3252E751" w14:textId="77777777" w:rsidR="003829DC" w:rsidRDefault="003829DC" w:rsidP="003829DC">
      <w:pPr>
        <w:jc w:val="center"/>
        <w:rPr>
          <w:sz w:val="28"/>
          <w:szCs w:val="28"/>
        </w:rPr>
      </w:pPr>
    </w:p>
    <w:p w14:paraId="34F75CF1" w14:textId="77777777" w:rsidR="003829DC" w:rsidRDefault="003829DC" w:rsidP="003829DC">
      <w:pPr>
        <w:jc w:val="center"/>
        <w:rPr>
          <w:sz w:val="28"/>
          <w:szCs w:val="28"/>
        </w:rPr>
      </w:pPr>
    </w:p>
    <w:p w14:paraId="19A465A6" w14:textId="77777777" w:rsidR="003829DC" w:rsidRDefault="003829DC" w:rsidP="003829DC">
      <w:pPr>
        <w:jc w:val="center"/>
        <w:rPr>
          <w:sz w:val="28"/>
          <w:szCs w:val="28"/>
        </w:rPr>
      </w:pPr>
    </w:p>
    <w:p w14:paraId="6A4CBB8A" w14:textId="77777777" w:rsidR="003829DC" w:rsidRDefault="003829DC" w:rsidP="003829DC">
      <w:pPr>
        <w:jc w:val="center"/>
        <w:rPr>
          <w:sz w:val="28"/>
          <w:szCs w:val="28"/>
        </w:rPr>
      </w:pPr>
    </w:p>
    <w:p w14:paraId="123F1A0E" w14:textId="77777777" w:rsidR="003829DC" w:rsidRDefault="003829DC" w:rsidP="003829DC">
      <w:pPr>
        <w:jc w:val="center"/>
        <w:rPr>
          <w:sz w:val="28"/>
          <w:szCs w:val="28"/>
        </w:rPr>
      </w:pPr>
    </w:p>
    <w:p w14:paraId="6AB43E46" w14:textId="77777777" w:rsidR="003829DC" w:rsidRPr="00AC45EA" w:rsidRDefault="003829DC" w:rsidP="003829DC">
      <w:pPr>
        <w:jc w:val="center"/>
        <w:rPr>
          <w:sz w:val="28"/>
          <w:szCs w:val="28"/>
        </w:rPr>
      </w:pPr>
    </w:p>
    <w:p w14:paraId="082845D7" w14:textId="6759E41B" w:rsidR="00B4119A" w:rsidRPr="00AC45EA" w:rsidRDefault="00000000" w:rsidP="003829DC">
      <w:pPr>
        <w:pStyle w:val="Titre1"/>
        <w:shd w:val="clear" w:color="auto" w:fill="1F4E79"/>
        <w:ind w:left="200" w:right="200"/>
        <w:rPr>
          <w:sz w:val="28"/>
          <w:szCs w:val="28"/>
        </w:rPr>
      </w:pPr>
      <w:r>
        <w:rPr>
          <w:sz w:val="28"/>
          <w:szCs w:val="28"/>
        </w:rPr>
        <w:lastRenderedPageBreak/>
        <w:t>RÉSUMÉ</w:t>
        <w:tab/>
      </w:r>
    </w:p>
    <w:p w14:paraId="0C0C08A6" w14:textId="77777777" w:rsidR="00B4119A" w:rsidRPr="00AC45EA" w:rsidRDefault="00B4119A">
      <w:pPr>
        <w:spacing w:before="60" w:after="60"/>
        <w:rPr>
          <w:sz w:val="28"/>
          <w:szCs w:val="28"/>
        </w:rPr>
      </w:pPr>
    </w:p>
    <w:p w14:paraId="44B47CFB" w14:textId="09159B6C" w:rsidR="00B4119A" w:rsidRPr="00AC45EA" w:rsidRDefault="00000000" w:rsidP="003829DC">
      <w:pPr>
        <w:spacing w:before="80" w:after="80"/>
        <w:rPr>
          <w:sz w:val="28"/>
          <w:szCs w:val="28"/>
        </w:rPr>
      </w:pPr>
      <w:r>
        <w:rPr>
          <w:sz w:val="28"/>
          <w:szCs w:val="28"/>
        </w:rPr>
        <w:t>Ce document constitue le Cahier des Charges (CDC) de la Plateforme de Gestion des Plaintes des Usagers des Services de Santé au Bénin (PGPUSS). Il définit le périmètre fonctionnel, technique et réglementaire du système à mettre en place pour assurer la collecte, le traitement, le suivi et le retour d'information relatifs aux plaintes exprimées par les usagers des services de santé.</w:t>
      </w:r>
    </w:p>
    <w:p w14:paraId="5B2B7742"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500"/>
        <w:gridCol w:w="1826"/>
      </w:tblGrid>
      <w:tr w:rsidR="00B4119A" w:rsidRPr="00AC45EA" w14:paraId="6639A13F" w14:textId="77777777">
        <w:trPr>
          <w:tblHeader/>
        </w:trPr>
        <w:tc>
          <w:tcPr>
            <w:tcW w:w="22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B0328" w14:textId="77777777" w:rsidR="00B4119A" w:rsidRPr="00AC45EA" w:rsidRDefault="00000000">
            <w:pPr>
              <w:rPr>
                <w:sz w:val="28"/>
                <w:szCs w:val="28"/>
              </w:rPr>
            </w:pPr>
            <w:r>
              <w:rPr>
                <w:b/>
                <w:bCs/>
                <w:color w:val="FFFFFF"/>
                <w:sz w:val="28"/>
                <w:szCs w:val="28"/>
              </w:rPr>
              <w:t>Enjeu</w:t>
            </w:r>
          </w:p>
        </w:tc>
        <w:tc>
          <w:tcPr>
            <w:tcW w:w="25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4E9C0" w14:textId="77777777" w:rsidR="00B4119A" w:rsidRPr="00AC45EA" w:rsidRDefault="00000000">
            <w:pPr>
              <w:rPr>
                <w:sz w:val="28"/>
                <w:szCs w:val="28"/>
              </w:rPr>
            </w:pPr>
            <w:r>
              <w:rPr>
                <w:b/>
                <w:bCs/>
                <w:color w:val="FFFFFF"/>
                <w:sz w:val="28"/>
                <w:szCs w:val="28"/>
              </w:rPr>
              <w:t>Objectif clé</w:t>
            </w:r>
          </w:p>
        </w:tc>
        <w:tc>
          <w:tcPr>
            <w:tcW w:w="25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84AE2" w14:textId="77777777" w:rsidR="00B4119A" w:rsidRPr="00AC45EA" w:rsidRDefault="00000000">
            <w:pPr>
              <w:rPr>
                <w:sz w:val="28"/>
                <w:szCs w:val="28"/>
              </w:rPr>
            </w:pPr>
            <w:r>
              <w:rPr>
                <w:b/>
                <w:bCs/>
                <w:color w:val="FFFFFF"/>
                <w:sz w:val="28"/>
                <w:szCs w:val="28"/>
              </w:rPr>
              <w:t>Résultat attendu</w:t>
            </w:r>
          </w:p>
        </w:tc>
        <w:tc>
          <w:tcPr>
            <w:tcW w:w="1826"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D9BA9" w14:textId="77777777" w:rsidR="00B4119A" w:rsidRPr="00AC45EA" w:rsidRDefault="00000000">
            <w:pPr>
              <w:rPr>
                <w:sz w:val="28"/>
                <w:szCs w:val="28"/>
              </w:rPr>
            </w:pPr>
            <w:r>
              <w:rPr>
                <w:b/>
                <w:bCs/>
                <w:color w:val="FFFFFF"/>
                <w:sz w:val="28"/>
                <w:szCs w:val="28"/>
              </w:rPr>
              <w:t>Cible</w:t>
            </w:r>
          </w:p>
        </w:tc>
      </w:tr>
      <w:tr w:rsidR="00B4119A" w:rsidRPr="00AC45EA" w14:paraId="208DFBB4" w14:textId="77777777">
        <w:tc>
          <w:tcPr>
            <w:tcW w:w="22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BDBA8" w14:textId="77777777" w:rsidR="00B4119A" w:rsidRPr="00AC45EA" w:rsidRDefault="00000000">
            <w:pPr>
              <w:rPr>
                <w:sz w:val="28"/>
                <w:szCs w:val="28"/>
              </w:rPr>
            </w:pPr>
            <w:r>
              <w:rPr>
                <w:sz w:val="28"/>
                <w:szCs w:val="28"/>
              </w:rPr>
              <w:t>Accessibilité</w:t>
            </w:r>
          </w:p>
        </w:tc>
        <w:tc>
          <w:tcPr>
            <w:tcW w:w="25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699D8" w14:textId="77777777" w:rsidR="00B4119A" w:rsidRPr="00AC45EA" w:rsidRDefault="00000000">
            <w:pPr>
              <w:rPr>
                <w:sz w:val="28"/>
                <w:szCs w:val="28"/>
              </w:rPr>
            </w:pPr>
            <w:r>
              <w:rPr>
                <w:sz w:val="28"/>
                <w:szCs w:val="28"/>
              </w:rPr>
              <w:t>Canaux multiples de dépôt</w:t>
            </w:r>
          </w:p>
        </w:tc>
        <w:tc>
          <w:tcPr>
            <w:tcW w:w="25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8B6D4" w14:textId="77777777" w:rsidR="00B4119A" w:rsidRPr="00AC45EA" w:rsidRDefault="00000000">
            <w:pPr>
              <w:rPr>
                <w:sz w:val="28"/>
                <w:szCs w:val="28"/>
              </w:rPr>
            </w:pPr>
            <w:r>
              <w:rPr>
                <w:sz w:val="28"/>
                <w:szCs w:val="28"/>
              </w:rPr>
              <w:t>Couverture ≥ 95 % de la population</w:t>
            </w:r>
          </w:p>
        </w:tc>
        <w:tc>
          <w:tcPr>
            <w:tcW w:w="18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AC82B" w14:textId="77777777" w:rsidR="00B4119A" w:rsidRPr="00AC45EA" w:rsidRDefault="00000000">
            <w:pPr>
              <w:rPr>
                <w:sz w:val="28"/>
                <w:szCs w:val="28"/>
              </w:rPr>
            </w:pPr>
            <w:r>
              <w:rPr>
                <w:sz w:val="28"/>
                <w:szCs w:val="28"/>
              </w:rPr>
              <w:t>≥ 95 %</w:t>
            </w:r>
          </w:p>
        </w:tc>
      </w:tr>
      <w:tr w:rsidR="00B4119A" w:rsidRPr="00AC45EA" w14:paraId="4F27DD64" w14:textId="77777777">
        <w:tc>
          <w:tcPr>
            <w:tcW w:w="22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DF951" w14:textId="77777777" w:rsidR="00B4119A" w:rsidRPr="00AC45EA" w:rsidRDefault="00000000">
            <w:pPr>
              <w:rPr>
                <w:sz w:val="28"/>
                <w:szCs w:val="28"/>
              </w:rPr>
            </w:pPr>
            <w:r>
              <w:rPr>
                <w:sz w:val="28"/>
                <w:szCs w:val="28"/>
              </w:rPr>
              <w:t>Traçabilité</w:t>
            </w:r>
          </w:p>
        </w:tc>
        <w:tc>
          <w:tcPr>
            <w:tcW w:w="25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25280" w14:textId="77777777" w:rsidR="00B4119A" w:rsidRPr="00AC45EA" w:rsidRDefault="00000000">
            <w:pPr>
              <w:rPr>
                <w:sz w:val="28"/>
                <w:szCs w:val="28"/>
              </w:rPr>
            </w:pPr>
            <w:r>
              <w:rPr>
                <w:sz w:val="28"/>
                <w:szCs w:val="28"/>
              </w:rPr>
              <w:t>Suivi en temps réel</w:t>
            </w:r>
          </w:p>
        </w:tc>
        <w:tc>
          <w:tcPr>
            <w:tcW w:w="25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3A335" w14:textId="77777777" w:rsidR="00B4119A" w:rsidRPr="00AC45EA" w:rsidRDefault="00000000">
            <w:pPr>
              <w:rPr>
                <w:sz w:val="28"/>
                <w:szCs w:val="28"/>
              </w:rPr>
            </w:pPr>
            <w:r>
              <w:rPr>
                <w:sz w:val="28"/>
                <w:szCs w:val="28"/>
              </w:rPr>
              <w:t>Zéro perte de plainte</w:t>
            </w:r>
          </w:p>
        </w:tc>
        <w:tc>
          <w:tcPr>
            <w:tcW w:w="18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92D9D" w14:textId="77777777" w:rsidR="00B4119A" w:rsidRPr="00AC45EA" w:rsidRDefault="00000000">
            <w:pPr>
              <w:rPr>
                <w:sz w:val="28"/>
                <w:szCs w:val="28"/>
              </w:rPr>
            </w:pPr>
            <w:r>
              <w:rPr>
                <w:sz w:val="28"/>
                <w:szCs w:val="28"/>
              </w:rPr>
              <w:t>100 %</w:t>
            </w:r>
          </w:p>
        </w:tc>
      </w:tr>
      <w:tr w:rsidR="00B4119A" w:rsidRPr="00AC45EA" w14:paraId="153B6B09" w14:textId="77777777">
        <w:tc>
          <w:tcPr>
            <w:tcW w:w="22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51ABF" w14:textId="77777777" w:rsidR="00B4119A" w:rsidRPr="00AC45EA" w:rsidRDefault="00000000">
            <w:pPr>
              <w:rPr>
                <w:sz w:val="28"/>
                <w:szCs w:val="28"/>
              </w:rPr>
            </w:pPr>
            <w:r>
              <w:rPr>
                <w:sz w:val="28"/>
                <w:szCs w:val="28"/>
              </w:rPr>
              <w:t>Transparence</w:t>
            </w:r>
          </w:p>
        </w:tc>
        <w:tc>
          <w:tcPr>
            <w:tcW w:w="25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FEDED" w14:textId="77777777" w:rsidR="00B4119A" w:rsidRPr="00AC45EA" w:rsidRDefault="00000000">
            <w:pPr>
              <w:rPr>
                <w:sz w:val="28"/>
                <w:szCs w:val="28"/>
              </w:rPr>
            </w:pPr>
            <w:r>
              <w:rPr>
                <w:sz w:val="28"/>
                <w:szCs w:val="28"/>
              </w:rPr>
              <w:t>Feedback systématique</w:t>
            </w:r>
          </w:p>
        </w:tc>
        <w:tc>
          <w:tcPr>
            <w:tcW w:w="25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75D16" w14:textId="77777777" w:rsidR="00B4119A" w:rsidRPr="00AC45EA" w:rsidRDefault="00000000">
            <w:pPr>
              <w:rPr>
                <w:sz w:val="28"/>
                <w:szCs w:val="28"/>
              </w:rPr>
            </w:pPr>
            <w:r>
              <w:rPr>
                <w:sz w:val="28"/>
                <w:szCs w:val="28"/>
              </w:rPr>
              <w:t>Satisfaction usager ≥ 75 %</w:t>
            </w:r>
          </w:p>
        </w:tc>
        <w:tc>
          <w:tcPr>
            <w:tcW w:w="18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AF37A" w14:textId="77777777" w:rsidR="00B4119A" w:rsidRPr="00AC45EA" w:rsidRDefault="00000000">
            <w:pPr>
              <w:rPr>
                <w:sz w:val="28"/>
                <w:szCs w:val="28"/>
              </w:rPr>
            </w:pPr>
            <w:r>
              <w:rPr>
                <w:sz w:val="28"/>
                <w:szCs w:val="28"/>
              </w:rPr>
              <w:t>≥ 75 %</w:t>
            </w:r>
          </w:p>
        </w:tc>
      </w:tr>
      <w:tr w:rsidR="00B4119A" w:rsidRPr="00AC45EA" w14:paraId="1B70F4A0" w14:textId="77777777">
        <w:tc>
          <w:tcPr>
            <w:tcW w:w="22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5F856" w14:textId="77777777" w:rsidR="00B4119A" w:rsidRPr="00AC45EA" w:rsidRDefault="00000000">
            <w:pPr>
              <w:rPr>
                <w:sz w:val="28"/>
                <w:szCs w:val="28"/>
              </w:rPr>
            </w:pPr>
            <w:r>
              <w:rPr>
                <w:sz w:val="28"/>
                <w:szCs w:val="28"/>
              </w:rPr>
              <w:t>Amélioration continue</w:t>
            </w:r>
          </w:p>
        </w:tc>
        <w:tc>
          <w:tcPr>
            <w:tcW w:w="25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4BA54" w14:textId="77777777" w:rsidR="00B4119A" w:rsidRPr="00AC45EA" w:rsidRDefault="00000000">
            <w:pPr>
              <w:rPr>
                <w:sz w:val="28"/>
                <w:szCs w:val="28"/>
              </w:rPr>
            </w:pPr>
            <w:r>
              <w:rPr>
                <w:sz w:val="28"/>
                <w:szCs w:val="28"/>
              </w:rPr>
              <w:t>Analyse des données</w:t>
            </w:r>
          </w:p>
        </w:tc>
        <w:tc>
          <w:tcPr>
            <w:tcW w:w="25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D2679" w14:textId="77777777" w:rsidR="00B4119A" w:rsidRPr="00AC45EA" w:rsidRDefault="00000000">
            <w:pPr>
              <w:rPr>
                <w:sz w:val="28"/>
                <w:szCs w:val="28"/>
              </w:rPr>
            </w:pPr>
            <w:r>
              <w:rPr>
                <w:sz w:val="28"/>
                <w:szCs w:val="28"/>
              </w:rPr>
              <w:t>Réduction des motifs récurrents</w:t>
            </w:r>
          </w:p>
        </w:tc>
        <w:tc>
          <w:tcPr>
            <w:tcW w:w="18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9B066" w14:textId="77777777" w:rsidR="00B4119A" w:rsidRPr="00AC45EA" w:rsidRDefault="00000000">
            <w:pPr>
              <w:rPr>
                <w:sz w:val="28"/>
                <w:szCs w:val="28"/>
              </w:rPr>
            </w:pPr>
            <w:r>
              <w:rPr>
                <w:sz w:val="28"/>
                <w:szCs w:val="28"/>
              </w:rPr>
              <w:t>– 30 %</w:t>
            </w:r>
          </w:p>
        </w:tc>
      </w:tr>
      <w:tr w:rsidR="00B4119A" w:rsidRPr="00AC45EA" w14:paraId="0A2F08CF" w14:textId="77777777">
        <w:tc>
          <w:tcPr>
            <w:tcW w:w="22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5611C" w14:textId="77777777" w:rsidR="00B4119A" w:rsidRPr="00AC45EA" w:rsidRDefault="00000000">
            <w:pPr>
              <w:rPr>
                <w:sz w:val="28"/>
                <w:szCs w:val="28"/>
              </w:rPr>
            </w:pPr>
            <w:r>
              <w:rPr>
                <w:sz w:val="28"/>
                <w:szCs w:val="28"/>
              </w:rPr>
              <w:t>Conformité légale</w:t>
            </w:r>
          </w:p>
        </w:tc>
        <w:tc>
          <w:tcPr>
            <w:tcW w:w="25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B57D8" w14:textId="77777777" w:rsidR="00B4119A" w:rsidRPr="00AC45EA" w:rsidRDefault="00000000">
            <w:pPr>
              <w:rPr>
                <w:sz w:val="28"/>
                <w:szCs w:val="28"/>
              </w:rPr>
            </w:pPr>
            <w:r>
              <w:rPr>
                <w:sz w:val="28"/>
                <w:szCs w:val="28"/>
              </w:rPr>
              <w:t>Respect des délais réglementaires</w:t>
            </w:r>
          </w:p>
        </w:tc>
        <w:tc>
          <w:tcPr>
            <w:tcW w:w="25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5F028" w14:textId="77777777" w:rsidR="00B4119A" w:rsidRPr="00AC45EA" w:rsidRDefault="00000000">
            <w:pPr>
              <w:rPr>
                <w:sz w:val="28"/>
                <w:szCs w:val="28"/>
              </w:rPr>
            </w:pPr>
            <w:r>
              <w:rPr>
                <w:sz w:val="28"/>
                <w:szCs w:val="28"/>
              </w:rPr>
              <w:t>Taux de conformité élevé</w:t>
            </w:r>
          </w:p>
        </w:tc>
        <w:tc>
          <w:tcPr>
            <w:tcW w:w="18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AFD94" w14:textId="77777777" w:rsidR="00B4119A" w:rsidRPr="00AC45EA" w:rsidRDefault="00000000">
            <w:pPr>
              <w:rPr>
                <w:sz w:val="28"/>
                <w:szCs w:val="28"/>
              </w:rPr>
            </w:pPr>
            <w:r>
              <w:rPr>
                <w:sz w:val="28"/>
                <w:szCs w:val="28"/>
              </w:rPr>
              <w:t>≥ 98 %</w:t>
            </w:r>
          </w:p>
        </w:tc>
      </w:tr>
    </w:tbl>
    <w:p w14:paraId="288B119D" w14:textId="77777777" w:rsidR="003829DC" w:rsidRDefault="003829DC" w:rsidP="003829DC">
      <w:pPr>
        <w:rPr>
          <w:sz w:val="28"/>
          <w:szCs w:val="28"/>
        </w:rPr>
      </w:pPr>
    </w:p>
    <w:p w14:paraId="721B381E" w14:textId="64583F8E" w:rsidR="00B4119A" w:rsidRPr="00AC45EA" w:rsidRDefault="00000000" w:rsidP="003829DC">
      <w:pPr>
        <w:rPr>
          <w:sz w:val="28"/>
          <w:szCs w:val="28"/>
        </w:rPr>
      </w:pPr>
      <w:r>
        <w:rPr>
          <w:sz w:val="28"/>
          <w:szCs w:val="28"/>
        </w:rPr>
        <w:t>1. CONTEXTE</w:t>
      </w:r>
    </w:p>
    <w:p w14:paraId="1944D66E" w14:textId="77777777" w:rsidR="00B4119A" w:rsidRPr="00AC45EA" w:rsidRDefault="00B4119A">
      <w:pPr>
        <w:spacing w:before="60" w:after="60"/>
        <w:rPr>
          <w:sz w:val="28"/>
          <w:szCs w:val="28"/>
        </w:rPr>
      </w:pPr>
    </w:p>
    <w:p w14:paraId="00E2F36F" w14:textId="77777777" w:rsidR="00B4119A" w:rsidRPr="00AC45EA" w:rsidRDefault="00000000">
      <w:pPr>
        <w:spacing w:before="80" w:after="80"/>
        <w:rPr>
          <w:sz w:val="28"/>
          <w:szCs w:val="28"/>
        </w:rPr>
      </w:pPr>
      <w:r>
        <w:rPr>
          <w:sz w:val="28"/>
          <w:szCs w:val="28"/>
        </w:rPr>
        <w:t>Le Bénin, comme de nombreux pays d'Afrique subsaharienne, fait face à d'importants défis dans la gestion de la qualité des soins et des services de santé. Si le système sanitaire béninois dispose de structures allant des hôpitaux de zone aux centres hospitaliers universitaires (CHU), la gestion des réclamations et plaintes des usagers y reste très peu structurée.</w:t>
      </w:r>
    </w:p>
    <w:p w14:paraId="1DA1A904" w14:textId="77777777" w:rsidR="00B4119A" w:rsidRPr="00AC45EA" w:rsidRDefault="00B4119A">
      <w:pPr>
        <w:spacing w:before="60" w:after="60"/>
        <w:rPr>
          <w:sz w:val="28"/>
          <w:szCs w:val="28"/>
        </w:rPr>
      </w:pPr>
    </w:p>
    <w:p w14:paraId="5DDDC110" w14:textId="77777777" w:rsidR="00B4119A" w:rsidRPr="00AC45EA" w:rsidRDefault="00000000">
      <w:pPr>
        <w:spacing w:before="80" w:after="80"/>
        <w:rPr>
          <w:sz w:val="28"/>
          <w:szCs w:val="28"/>
        </w:rPr>
      </w:pPr>
      <w:r>
        <w:rPr>
          <w:sz w:val="28"/>
          <w:szCs w:val="28"/>
        </w:rPr>
        <w:t>Bien qu'un numéro vert national existe pour recueillir certaines réclamations, son usage reste limité, peu connu des populations et non connecté à un système centralisé de traitement et de suivi. Les principaux dysfonctionnements observés sont les suivants :</w:t>
      </w:r>
    </w:p>
    <w:p w14:paraId="1F447A83" w14:textId="77777777" w:rsidR="00B4119A" w:rsidRPr="00AC45EA" w:rsidRDefault="00000000">
      <w:pPr>
        <w:pStyle w:val="Paragraphedeliste"/>
        <w:numPr>
          <w:ilvl w:val="0"/>
          <w:numId w:val="2"/>
        </w:numPr>
        <w:spacing w:before="40" w:after="40"/>
        <w:rPr>
          <w:sz w:val="28"/>
          <w:szCs w:val="28"/>
        </w:rPr>
      </w:pPr>
      <w:r>
        <w:rPr>
          <w:sz w:val="28"/>
          <w:szCs w:val="28"/>
        </w:rPr>
        <w:t>Absence de canaux formels, accessibles et connus de tous les usagers pour exprimer leur insatisfaction.</w:t>
      </w:r>
    </w:p>
    <w:p w14:paraId="211CC0C5" w14:textId="77777777" w:rsidR="00B4119A" w:rsidRPr="00AC45EA" w:rsidRDefault="00000000">
      <w:pPr>
        <w:pStyle w:val="Paragraphedeliste"/>
        <w:numPr>
          <w:ilvl w:val="0"/>
          <w:numId w:val="2"/>
        </w:numPr>
        <w:spacing w:before="40" w:after="40"/>
        <w:rPr>
          <w:sz w:val="28"/>
          <w:szCs w:val="28"/>
        </w:rPr>
      </w:pPr>
      <w:r>
        <w:rPr>
          <w:sz w:val="28"/>
          <w:szCs w:val="28"/>
        </w:rPr>
        <w:t>Traitement informel, non tracé et non standardisé des plaintes reçues, notamment dans les formations sanitaires périphériques.</w:t>
      </w:r>
    </w:p>
    <w:p w14:paraId="671BFC7D" w14:textId="77777777" w:rsidR="00B4119A" w:rsidRPr="00AC45EA" w:rsidRDefault="00000000">
      <w:pPr>
        <w:pStyle w:val="Paragraphedeliste"/>
        <w:numPr>
          <w:ilvl w:val="0"/>
          <w:numId w:val="2"/>
        </w:numPr>
        <w:spacing w:before="40" w:after="40"/>
        <w:rPr>
          <w:sz w:val="28"/>
          <w:szCs w:val="28"/>
        </w:rPr>
      </w:pPr>
      <w:r>
        <w:rPr>
          <w:sz w:val="28"/>
          <w:szCs w:val="28"/>
        </w:rPr>
        <w:lastRenderedPageBreak/>
        <w:t>Faible taux de retour d'information vers les plaignants après dépôt d'une plainte.</w:t>
      </w:r>
    </w:p>
    <w:p w14:paraId="37B226B8" w14:textId="77777777" w:rsidR="00B4119A" w:rsidRPr="00AC45EA" w:rsidRDefault="00000000">
      <w:pPr>
        <w:pStyle w:val="Paragraphedeliste"/>
        <w:numPr>
          <w:ilvl w:val="0"/>
          <w:numId w:val="2"/>
        </w:numPr>
        <w:spacing w:before="40" w:after="40"/>
        <w:rPr>
          <w:sz w:val="28"/>
          <w:szCs w:val="28"/>
        </w:rPr>
      </w:pPr>
      <w:r>
        <w:rPr>
          <w:sz w:val="28"/>
          <w:szCs w:val="28"/>
        </w:rPr>
        <w:t>Impossibilité pour l'administration d'analyser les tendances et d'engager des actions correctives systémiques.</w:t>
      </w:r>
    </w:p>
    <w:p w14:paraId="48843C7B" w14:textId="77777777" w:rsidR="00B4119A" w:rsidRPr="00AC45EA" w:rsidRDefault="00000000">
      <w:pPr>
        <w:pStyle w:val="Paragraphedeliste"/>
        <w:numPr>
          <w:ilvl w:val="0"/>
          <w:numId w:val="2"/>
        </w:numPr>
        <w:spacing w:before="40" w:after="40"/>
        <w:rPr>
          <w:sz w:val="28"/>
          <w:szCs w:val="28"/>
        </w:rPr>
      </w:pPr>
      <w:r>
        <w:rPr>
          <w:sz w:val="28"/>
          <w:szCs w:val="28"/>
        </w:rPr>
        <w:t>Sentiment d'impunité et de désengagement chez les usagers qui ne croient plus en l'utilité de signaler un problème.</w:t>
      </w:r>
    </w:p>
    <w:p w14:paraId="14111A25"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2747"/>
        <w:gridCol w:w="2184"/>
        <w:gridCol w:w="1956"/>
      </w:tblGrid>
      <w:tr w:rsidR="00B4119A" w:rsidRPr="00AC45EA" w14:paraId="2B4AD6EA" w14:textId="77777777">
        <w:trPr>
          <w:tblHeader/>
        </w:trPr>
        <w:tc>
          <w:tcPr>
            <w:tcW w:w="20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4C0A6" w14:textId="77777777" w:rsidR="00B4119A" w:rsidRPr="00AC45EA" w:rsidRDefault="00000000">
            <w:pPr>
              <w:rPr>
                <w:sz w:val="28"/>
                <w:szCs w:val="28"/>
              </w:rPr>
            </w:pPr>
            <w:r>
              <w:rPr>
                <w:b/>
                <w:bCs/>
                <w:color w:val="FFFFFF"/>
                <w:sz w:val="28"/>
                <w:szCs w:val="28"/>
              </w:rPr>
              <w:t>Dimension</w:t>
            </w:r>
          </w:p>
        </w:tc>
        <w:tc>
          <w:tcPr>
            <w:tcW w:w="2813"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F9DE2" w14:textId="77777777" w:rsidR="00B4119A" w:rsidRPr="00AC45EA" w:rsidRDefault="00000000">
            <w:pPr>
              <w:rPr>
                <w:sz w:val="28"/>
                <w:szCs w:val="28"/>
              </w:rPr>
            </w:pPr>
            <w:r>
              <w:rPr>
                <w:b/>
                <w:bCs/>
                <w:color w:val="FFFFFF"/>
                <w:sz w:val="28"/>
                <w:szCs w:val="28"/>
              </w:rPr>
              <w:t>État actuel au Bénin</w:t>
            </w:r>
          </w:p>
        </w:tc>
        <w:tc>
          <w:tcPr>
            <w:tcW w:w="2213"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8D16D" w14:textId="77777777" w:rsidR="00B4119A" w:rsidRPr="00AC45EA" w:rsidRDefault="00000000">
            <w:pPr>
              <w:rPr>
                <w:sz w:val="28"/>
                <w:szCs w:val="28"/>
              </w:rPr>
            </w:pPr>
            <w:r>
              <w:rPr>
                <w:b/>
                <w:bCs/>
                <w:color w:val="FFFFFF"/>
                <w:sz w:val="28"/>
                <w:szCs w:val="28"/>
              </w:rPr>
              <w:t>Impact observé</w:t>
            </w:r>
          </w:p>
        </w:tc>
        <w:tc>
          <w:tcPr>
            <w:tcW w:w="20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712D9" w14:textId="77777777" w:rsidR="00B4119A" w:rsidRPr="00AC45EA" w:rsidRDefault="00000000">
            <w:pPr>
              <w:rPr>
                <w:sz w:val="28"/>
                <w:szCs w:val="28"/>
              </w:rPr>
            </w:pPr>
            <w:r>
              <w:rPr>
                <w:b/>
                <w:bCs/>
                <w:color w:val="FFFFFF"/>
                <w:sz w:val="28"/>
                <w:szCs w:val="28"/>
              </w:rPr>
              <w:t>Priorité CDC</w:t>
            </w:r>
          </w:p>
        </w:tc>
      </w:tr>
      <w:tr w:rsidR="00B4119A" w:rsidRPr="00AC45EA" w14:paraId="3ED29B5C" w14:textId="77777777">
        <w:tc>
          <w:tcPr>
            <w:tcW w:w="20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39ECE" w14:textId="77777777" w:rsidR="00B4119A" w:rsidRPr="00AC45EA" w:rsidRDefault="00000000">
            <w:pPr>
              <w:rPr>
                <w:sz w:val="28"/>
                <w:szCs w:val="28"/>
              </w:rPr>
            </w:pPr>
            <w:r>
              <w:rPr>
                <w:sz w:val="28"/>
                <w:szCs w:val="28"/>
              </w:rPr>
              <w:t>Canaux de dépôt</w:t>
            </w:r>
          </w:p>
        </w:tc>
        <w:tc>
          <w:tcPr>
            <w:tcW w:w="2813"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02FD4" w14:textId="77777777" w:rsidR="00B4119A" w:rsidRPr="00AC45EA" w:rsidRDefault="00000000">
            <w:pPr>
              <w:rPr>
                <w:sz w:val="28"/>
                <w:szCs w:val="28"/>
              </w:rPr>
            </w:pPr>
            <w:r>
              <w:rPr>
                <w:sz w:val="28"/>
                <w:szCs w:val="28"/>
              </w:rPr>
              <w:t>Verbal, boîte à courrier, numéro vert peu connu</w:t>
            </w:r>
          </w:p>
        </w:tc>
        <w:tc>
          <w:tcPr>
            <w:tcW w:w="2213"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7E6E7" w14:textId="77777777" w:rsidR="00B4119A" w:rsidRPr="00AC45EA" w:rsidRDefault="00000000">
            <w:pPr>
              <w:rPr>
                <w:sz w:val="28"/>
                <w:szCs w:val="28"/>
              </w:rPr>
            </w:pPr>
            <w:r>
              <w:rPr>
                <w:sz w:val="28"/>
                <w:szCs w:val="28"/>
              </w:rPr>
              <w:t>Non-traçabilité</w:t>
            </w:r>
          </w:p>
        </w:tc>
        <w:tc>
          <w:tcPr>
            <w:tcW w:w="20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214BF" w14:textId="77777777" w:rsidR="00B4119A" w:rsidRPr="00AC45EA" w:rsidRDefault="00000000">
            <w:pPr>
              <w:rPr>
                <w:sz w:val="28"/>
                <w:szCs w:val="28"/>
              </w:rPr>
            </w:pPr>
            <w:r>
              <w:rPr>
                <w:sz w:val="28"/>
                <w:szCs w:val="28"/>
              </w:rPr>
              <w:t>Critique</w:t>
            </w:r>
          </w:p>
        </w:tc>
      </w:tr>
      <w:tr w:rsidR="00B4119A" w:rsidRPr="00AC45EA" w14:paraId="4C4999FD" w14:textId="77777777">
        <w:tc>
          <w:tcPr>
            <w:tcW w:w="20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EE633" w14:textId="77777777" w:rsidR="00B4119A" w:rsidRPr="00AC45EA" w:rsidRDefault="00000000">
            <w:pPr>
              <w:rPr>
                <w:sz w:val="28"/>
                <w:szCs w:val="28"/>
              </w:rPr>
            </w:pPr>
            <w:r>
              <w:rPr>
                <w:sz w:val="28"/>
                <w:szCs w:val="28"/>
              </w:rPr>
              <w:t>Enregistrement</w:t>
            </w:r>
          </w:p>
        </w:tc>
        <w:tc>
          <w:tcPr>
            <w:tcW w:w="2813"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1FAD5" w14:textId="77777777" w:rsidR="00B4119A" w:rsidRPr="00AC45EA" w:rsidRDefault="00000000">
            <w:pPr>
              <w:rPr>
                <w:sz w:val="28"/>
                <w:szCs w:val="28"/>
              </w:rPr>
            </w:pPr>
            <w:r>
              <w:rPr>
                <w:sz w:val="28"/>
                <w:szCs w:val="28"/>
              </w:rPr>
              <w:t>Manuel, registre papier ou inexistant</w:t>
            </w:r>
          </w:p>
        </w:tc>
        <w:tc>
          <w:tcPr>
            <w:tcW w:w="2213"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0A216" w14:textId="77777777" w:rsidR="00B4119A" w:rsidRPr="00AC45EA" w:rsidRDefault="00000000">
            <w:pPr>
              <w:rPr>
                <w:sz w:val="28"/>
                <w:szCs w:val="28"/>
              </w:rPr>
            </w:pPr>
            <w:r>
              <w:rPr>
                <w:sz w:val="28"/>
                <w:szCs w:val="28"/>
              </w:rPr>
              <w:t>Données incomplètes, risque de perte</w:t>
            </w:r>
          </w:p>
        </w:tc>
        <w:tc>
          <w:tcPr>
            <w:tcW w:w="20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6DE44" w14:textId="77777777" w:rsidR="00B4119A" w:rsidRPr="00AC45EA" w:rsidRDefault="00000000">
            <w:pPr>
              <w:rPr>
                <w:sz w:val="28"/>
                <w:szCs w:val="28"/>
              </w:rPr>
            </w:pPr>
            <w:r>
              <w:rPr>
                <w:sz w:val="28"/>
                <w:szCs w:val="28"/>
              </w:rPr>
              <w:t>Critique</w:t>
            </w:r>
          </w:p>
        </w:tc>
      </w:tr>
      <w:tr w:rsidR="00B4119A" w:rsidRPr="00AC45EA" w14:paraId="4477CEDA" w14:textId="77777777">
        <w:tc>
          <w:tcPr>
            <w:tcW w:w="20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55D18" w14:textId="77777777" w:rsidR="00B4119A" w:rsidRPr="00AC45EA" w:rsidRDefault="00000000">
            <w:pPr>
              <w:rPr>
                <w:sz w:val="28"/>
                <w:szCs w:val="28"/>
              </w:rPr>
            </w:pPr>
            <w:r>
              <w:rPr>
                <w:sz w:val="28"/>
                <w:szCs w:val="28"/>
              </w:rPr>
              <w:t>Traitement</w:t>
            </w:r>
          </w:p>
        </w:tc>
        <w:tc>
          <w:tcPr>
            <w:tcW w:w="2813"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147EB" w14:textId="77777777" w:rsidR="00B4119A" w:rsidRPr="00AC45EA" w:rsidRDefault="00000000">
            <w:pPr>
              <w:rPr>
                <w:sz w:val="28"/>
                <w:szCs w:val="28"/>
              </w:rPr>
            </w:pPr>
            <w:r>
              <w:rPr>
                <w:sz w:val="28"/>
                <w:szCs w:val="28"/>
              </w:rPr>
              <w:t>Ad hoc, sans délai défini ni responsable identifié</w:t>
            </w:r>
          </w:p>
        </w:tc>
        <w:tc>
          <w:tcPr>
            <w:tcW w:w="2213"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0F949" w14:textId="77777777" w:rsidR="00B4119A" w:rsidRPr="00AC45EA" w:rsidRDefault="00000000">
            <w:pPr>
              <w:rPr>
                <w:sz w:val="28"/>
                <w:szCs w:val="28"/>
              </w:rPr>
            </w:pPr>
            <w:r>
              <w:rPr>
                <w:sz w:val="28"/>
                <w:szCs w:val="28"/>
              </w:rPr>
              <w:t>Délais excessifs, usagers non informés</w:t>
            </w:r>
          </w:p>
        </w:tc>
        <w:tc>
          <w:tcPr>
            <w:tcW w:w="20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8231D" w14:textId="77777777" w:rsidR="00B4119A" w:rsidRPr="00AC45EA" w:rsidRDefault="00000000">
            <w:pPr>
              <w:rPr>
                <w:sz w:val="28"/>
                <w:szCs w:val="28"/>
              </w:rPr>
            </w:pPr>
            <w:r>
              <w:rPr>
                <w:sz w:val="28"/>
                <w:szCs w:val="28"/>
              </w:rPr>
              <w:t>Élevée</w:t>
            </w:r>
          </w:p>
        </w:tc>
      </w:tr>
      <w:tr w:rsidR="00B4119A" w:rsidRPr="00AC45EA" w14:paraId="3198FE00" w14:textId="77777777">
        <w:tc>
          <w:tcPr>
            <w:tcW w:w="20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74754" w14:textId="77777777" w:rsidR="00B4119A" w:rsidRPr="00AC45EA" w:rsidRDefault="00000000">
            <w:pPr>
              <w:rPr>
                <w:sz w:val="28"/>
                <w:szCs w:val="28"/>
              </w:rPr>
            </w:pPr>
            <w:r>
              <w:rPr>
                <w:sz w:val="28"/>
                <w:szCs w:val="28"/>
              </w:rPr>
              <w:t>Suivi</w:t>
            </w:r>
          </w:p>
        </w:tc>
        <w:tc>
          <w:tcPr>
            <w:tcW w:w="2813"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83BF5" w14:textId="77777777" w:rsidR="00B4119A" w:rsidRPr="00AC45EA" w:rsidRDefault="00000000">
            <w:pPr>
              <w:rPr>
                <w:sz w:val="28"/>
                <w:szCs w:val="28"/>
              </w:rPr>
            </w:pPr>
            <w:r>
              <w:rPr>
                <w:sz w:val="28"/>
                <w:szCs w:val="28"/>
              </w:rPr>
              <w:t>Aucun système de suivi formalisé</w:t>
            </w:r>
          </w:p>
        </w:tc>
        <w:tc>
          <w:tcPr>
            <w:tcW w:w="2213"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0E2B3" w14:textId="77777777" w:rsidR="00B4119A" w:rsidRPr="00AC45EA" w:rsidRDefault="00000000">
            <w:pPr>
              <w:rPr>
                <w:sz w:val="28"/>
                <w:szCs w:val="28"/>
              </w:rPr>
            </w:pPr>
            <w:r>
              <w:rPr>
                <w:sz w:val="28"/>
                <w:szCs w:val="28"/>
              </w:rPr>
              <w:t>Absence de feedback, frustration</w:t>
            </w:r>
          </w:p>
        </w:tc>
        <w:tc>
          <w:tcPr>
            <w:tcW w:w="20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5A572" w14:textId="77777777" w:rsidR="00B4119A" w:rsidRPr="00AC45EA" w:rsidRDefault="00000000">
            <w:pPr>
              <w:rPr>
                <w:sz w:val="28"/>
                <w:szCs w:val="28"/>
              </w:rPr>
            </w:pPr>
            <w:r>
              <w:rPr>
                <w:sz w:val="28"/>
                <w:szCs w:val="28"/>
              </w:rPr>
              <w:t>Élevée</w:t>
            </w:r>
          </w:p>
        </w:tc>
      </w:tr>
      <w:tr w:rsidR="00B4119A" w:rsidRPr="00AC45EA" w14:paraId="40570F0A" w14:textId="77777777">
        <w:tc>
          <w:tcPr>
            <w:tcW w:w="20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51BF1" w14:textId="77777777" w:rsidR="00B4119A" w:rsidRPr="00AC45EA" w:rsidRDefault="00000000">
            <w:pPr>
              <w:rPr>
                <w:sz w:val="28"/>
                <w:szCs w:val="28"/>
              </w:rPr>
            </w:pPr>
            <w:r>
              <w:rPr>
                <w:sz w:val="28"/>
                <w:szCs w:val="28"/>
              </w:rPr>
              <w:t>Analyse</w:t>
            </w:r>
          </w:p>
        </w:tc>
        <w:tc>
          <w:tcPr>
            <w:tcW w:w="2813"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DD381" w14:textId="77777777" w:rsidR="00B4119A" w:rsidRPr="00AC45EA" w:rsidRDefault="00000000">
            <w:pPr>
              <w:rPr>
                <w:sz w:val="28"/>
                <w:szCs w:val="28"/>
              </w:rPr>
            </w:pPr>
            <w:r>
              <w:rPr>
                <w:sz w:val="28"/>
                <w:szCs w:val="28"/>
              </w:rPr>
              <w:t>Aucune analyse statistique systématique</w:t>
            </w:r>
          </w:p>
        </w:tc>
        <w:tc>
          <w:tcPr>
            <w:tcW w:w="2213"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7C55E" w14:textId="77777777" w:rsidR="00B4119A" w:rsidRPr="00AC45EA" w:rsidRDefault="00000000">
            <w:pPr>
              <w:rPr>
                <w:sz w:val="28"/>
                <w:szCs w:val="28"/>
              </w:rPr>
            </w:pPr>
            <w:r>
              <w:rPr>
                <w:sz w:val="28"/>
                <w:szCs w:val="28"/>
              </w:rPr>
              <w:t>Pas de visibilité sur les tendances</w:t>
            </w:r>
          </w:p>
        </w:tc>
        <w:tc>
          <w:tcPr>
            <w:tcW w:w="20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B8842" w14:textId="77777777" w:rsidR="00B4119A" w:rsidRPr="00AC45EA" w:rsidRDefault="00000000">
            <w:pPr>
              <w:rPr>
                <w:sz w:val="28"/>
                <w:szCs w:val="28"/>
              </w:rPr>
            </w:pPr>
            <w:r>
              <w:rPr>
                <w:sz w:val="28"/>
                <w:szCs w:val="28"/>
              </w:rPr>
              <w:t>Moyenne</w:t>
            </w:r>
          </w:p>
        </w:tc>
      </w:tr>
      <w:tr w:rsidR="00B4119A" w:rsidRPr="00AC45EA" w14:paraId="396DFFF0" w14:textId="77777777">
        <w:tc>
          <w:tcPr>
            <w:tcW w:w="20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8BBE9" w14:textId="77777777" w:rsidR="00B4119A" w:rsidRPr="00AC45EA" w:rsidRDefault="00000000">
            <w:pPr>
              <w:rPr>
                <w:sz w:val="28"/>
                <w:szCs w:val="28"/>
              </w:rPr>
            </w:pPr>
            <w:r>
              <w:rPr>
                <w:sz w:val="28"/>
                <w:szCs w:val="28"/>
              </w:rPr>
              <w:t>Protection données</w:t>
            </w:r>
          </w:p>
        </w:tc>
        <w:tc>
          <w:tcPr>
            <w:tcW w:w="2813"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DCC37" w14:textId="77777777" w:rsidR="00B4119A" w:rsidRPr="00AC45EA" w:rsidRDefault="00000000">
            <w:pPr>
              <w:rPr>
                <w:sz w:val="28"/>
                <w:szCs w:val="28"/>
              </w:rPr>
            </w:pPr>
            <w:r>
              <w:rPr>
                <w:sz w:val="28"/>
                <w:szCs w:val="28"/>
              </w:rPr>
              <w:t>Données des plaignants non protégées</w:t>
            </w:r>
          </w:p>
        </w:tc>
        <w:tc>
          <w:tcPr>
            <w:tcW w:w="2213"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0030B" w14:textId="77777777" w:rsidR="00B4119A" w:rsidRPr="00AC45EA" w:rsidRDefault="00000000">
            <w:pPr>
              <w:rPr>
                <w:sz w:val="28"/>
                <w:szCs w:val="28"/>
              </w:rPr>
            </w:pPr>
            <w:r>
              <w:rPr>
                <w:sz w:val="28"/>
                <w:szCs w:val="28"/>
              </w:rPr>
              <w:t>Risques de violation de la vie privée</w:t>
            </w:r>
          </w:p>
        </w:tc>
        <w:tc>
          <w:tcPr>
            <w:tcW w:w="20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18528" w14:textId="77777777" w:rsidR="00B4119A" w:rsidRPr="00AC45EA" w:rsidRDefault="00000000">
            <w:pPr>
              <w:rPr>
                <w:sz w:val="28"/>
                <w:szCs w:val="28"/>
              </w:rPr>
            </w:pPr>
            <w:r>
              <w:rPr>
                <w:sz w:val="28"/>
                <w:szCs w:val="28"/>
              </w:rPr>
              <w:t>Critique</w:t>
            </w:r>
          </w:p>
        </w:tc>
      </w:tr>
    </w:tbl>
    <w:p w14:paraId="4C005AB3" w14:textId="77777777" w:rsidR="00B4119A" w:rsidRPr="00AC45EA" w:rsidRDefault="00B4119A">
      <w:pPr>
        <w:spacing w:before="60" w:after="60"/>
        <w:rPr>
          <w:sz w:val="28"/>
          <w:szCs w:val="28"/>
        </w:rPr>
      </w:pPr>
    </w:p>
    <w:p w14:paraId="10A16CBA" w14:textId="49251E9C" w:rsidR="00235262" w:rsidRPr="00AC45EA" w:rsidRDefault="00235262" w:rsidP="00235262">
      <w:pPr>
        <w:rPr>
          <w:sz w:val="28"/>
          <w:szCs w:val="28"/>
        </w:rPr>
      </w:pPr>
    </w:p>
    <w:p w14:paraId="44A46DED" w14:textId="1BD4E1B5" w:rsidR="00B4119A" w:rsidRPr="00AC45EA" w:rsidRDefault="00B4119A">
      <w:pPr>
        <w:rPr>
          <w:sz w:val="28"/>
          <w:szCs w:val="28"/>
        </w:rPr>
      </w:pPr>
    </w:p>
    <w:p w14:paraId="731A0253" w14:textId="77777777" w:rsidR="00B4119A" w:rsidRPr="00AC45EA" w:rsidRDefault="00000000">
      <w:pPr>
        <w:pStyle w:val="Titre1"/>
        <w:shd w:val="clear" w:color="auto" w:fill="1F4E79"/>
        <w:ind w:left="200" w:right="200"/>
        <w:rPr>
          <w:sz w:val="28"/>
          <w:szCs w:val="28"/>
        </w:rPr>
      </w:pPr>
      <w:r>
        <w:rPr>
          <w:sz w:val="28"/>
          <w:szCs w:val="28"/>
        </w:rPr>
        <w:t>2. PROBLÉMATIQUE</w:t>
      </w:r>
    </w:p>
    <w:p w14:paraId="47D81334" w14:textId="77777777" w:rsidR="00B4119A" w:rsidRPr="00AC45EA" w:rsidRDefault="00B4119A">
      <w:pPr>
        <w:spacing w:before="60" w:after="60"/>
        <w:rPr>
          <w:sz w:val="28"/>
          <w:szCs w:val="28"/>
        </w:rPr>
      </w:pPr>
    </w:p>
    <w:p w14:paraId="47657ED8" w14:textId="77777777" w:rsidR="00B4119A" w:rsidRPr="00AC45EA" w:rsidRDefault="00000000">
      <w:pPr>
        <w:shd w:val="clear" w:color="auto" w:fill="BDD7EE"/>
        <w:ind w:left="360" w:right="360"/>
        <w:spacing w:before="160" w:after="160"/>
        <w:rPr>
          <w:sz w:val="28"/>
          <w:szCs w:val="28"/>
        </w:rPr>
      </w:pPr>
      <w:r>
        <w:rPr>
          <w:b/>
          <w:bCs/>
          <w:i/>
          <w:iCs/>
          <w:color w:val="1F4E79"/>
          <w:sz w:val="28"/>
          <w:szCs w:val="28"/>
        </w:rPr>
        <w:t>Comment concevoir et déployer une plateforme numérique multimodale qui permet à tout usager des services de santé au Bénin, quelles que soient son statut de déposer une plainte, d'en assurer le suivi et de recevoir un retour d'information, tout en dotant les gestionnaires sanitaires d'outils d'analyse pour améliorer en continu la qualité des services ?</w:t>
      </w:r>
    </w:p>
    <w:p w14:paraId="1BBFECDA" w14:textId="77777777" w:rsidR="00B4119A" w:rsidRPr="00AC45EA" w:rsidRDefault="00B4119A">
      <w:pPr>
        <w:spacing w:before="60" w:after="60"/>
        <w:rPr>
          <w:sz w:val="28"/>
          <w:szCs w:val="28"/>
        </w:rPr>
      </w:pPr>
    </w:p>
    <w:p w14:paraId="2CEE2C81" w14:textId="77777777" w:rsidR="00B4119A" w:rsidRPr="00AC45EA" w:rsidRDefault="00000000">
      <w:pPr>
        <w:rPr>
          <w:sz w:val="28"/>
          <w:szCs w:val="28"/>
        </w:rPr>
      </w:pPr>
      <w:r>
        <w:rPr>
          <w:sz w:val="28"/>
          <w:szCs w:val="28"/>
        </w:rPr>
        <w:br w:type="page"/>
      </w:r>
    </w:p>
    <w:p w14:paraId="482E2B60" w14:textId="77777777" w:rsidR="00B4119A" w:rsidRPr="00AC45EA" w:rsidRDefault="00000000">
      <w:pPr>
        <w:pStyle w:val="Titre1"/>
        <w:shd w:val="clear" w:color="auto" w:fill="1F4E79"/>
        <w:ind w:left="200" w:right="200"/>
        <w:rPr>
          <w:sz w:val="28"/>
          <w:szCs w:val="28"/>
        </w:rPr>
      </w:pPr>
      <w:r>
        <w:rPr>
          <w:sz w:val="28"/>
          <w:szCs w:val="28"/>
        </w:rPr>
        <w:lastRenderedPageBreak/>
        <w:t>3. OBJECTIFS DU PROJET</w:t>
      </w:r>
    </w:p>
    <w:p w14:paraId="2E42EBE6" w14:textId="77777777" w:rsidR="00B4119A" w:rsidRPr="00AC45EA" w:rsidRDefault="00B4119A">
      <w:pPr>
        <w:spacing w:before="60" w:after="60"/>
        <w:rPr>
          <w:sz w:val="28"/>
          <w:szCs w:val="28"/>
        </w:rPr>
      </w:pPr>
    </w:p>
    <w:p w14:paraId="5860B137" w14:textId="77777777" w:rsidR="00B4119A" w:rsidRPr="00AC45EA" w:rsidRDefault="00000000">
      <w:pPr>
        <w:pStyle w:val="Titre2"/>
        <w:pBdr>
          <w:bottom w:val="single" w:sz="6" w:space="1" w:color="2E75B6"/>
        </w:pBdr>
        <w:rPr>
          <w:sz w:val="28"/>
          <w:szCs w:val="28"/>
        </w:rPr>
      </w:pPr>
      <w:r>
        <w:rPr>
          <w:sz w:val="28"/>
          <w:szCs w:val="28"/>
        </w:rPr>
        <w:t>3.1 Objectif général</w:t>
      </w:r>
    </w:p>
    <w:p w14:paraId="107B82F2" w14:textId="77777777" w:rsidR="00B4119A" w:rsidRPr="00AC45EA" w:rsidRDefault="00000000">
      <w:pPr>
        <w:spacing w:before="80" w:after="80"/>
        <w:rPr>
          <w:sz w:val="28"/>
          <w:szCs w:val="28"/>
        </w:rPr>
      </w:pPr>
      <w:r>
        <w:rPr>
          <w:sz w:val="28"/>
          <w:szCs w:val="28"/>
        </w:rPr>
        <w:t>Ce projet vise à améliorer la qualité des services de santé au Bénin en offrant aux usagers un mécanisme numérique accessible, transparent et fiable pour exprimer et suivre leurs plaintes, et en fournissant aux gestionnaires les outils nécessaires pour traiter ces plaintes et identifier les axes d'amélioration.</w:t>
      </w:r>
    </w:p>
    <w:p w14:paraId="6D5B29F8" w14:textId="77777777" w:rsidR="00B4119A" w:rsidRPr="00AC45EA" w:rsidRDefault="00B4119A">
      <w:pPr>
        <w:spacing w:before="60" w:after="60"/>
        <w:rPr>
          <w:sz w:val="28"/>
          <w:szCs w:val="28"/>
        </w:rPr>
      </w:pPr>
    </w:p>
    <w:p w14:paraId="5D6607CD" w14:textId="77777777" w:rsidR="00B4119A" w:rsidRPr="00AC45EA" w:rsidRDefault="00000000">
      <w:pPr>
        <w:pStyle w:val="Titre2"/>
        <w:pBdr>
          <w:bottom w:val="single" w:sz="6" w:space="1" w:color="2E75B6"/>
        </w:pBdr>
        <w:rPr>
          <w:sz w:val="28"/>
          <w:szCs w:val="28"/>
        </w:rPr>
      </w:pPr>
      <w:r>
        <w:rPr>
          <w:sz w:val="28"/>
          <w:szCs w:val="28"/>
        </w:rPr>
        <w:t>3.2 Objectifs spécifiques</w:t>
      </w:r>
    </w:p>
    <w:p w14:paraId="2E46354A" w14:textId="77777777" w:rsidR="00B4119A" w:rsidRPr="00AC45EA" w:rsidRDefault="00B4119A">
      <w:pPr>
        <w:spacing w:before="60" w:after="60"/>
        <w:rPr>
          <w:sz w:val="28"/>
          <w:szCs w:val="28"/>
        </w:rPr>
      </w:pPr>
    </w:p>
    <w:p w14:paraId="56772E59" w14:textId="77777777" w:rsidR="00B4119A" w:rsidRPr="00AC45EA" w:rsidRDefault="00000000">
      <w:pPr>
        <w:pStyle w:val="Titre3"/>
        <w:rPr>
          <w:sz w:val="28"/>
          <w:szCs w:val="28"/>
        </w:rPr>
      </w:pPr>
      <w:r>
        <w:rPr>
          <w:sz w:val="28"/>
          <w:szCs w:val="28"/>
        </w:rPr>
        <w:t>OS1 — Plateforme multimodale et accessible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B4119A" w:rsidRPr="00AC45EA" w14:paraId="386AA317" w14:textId="77777777">
        <w:trPr>
          <w:tblHeader/>
        </w:trPr>
        <w:tc>
          <w:tcPr>
            <w:tcW w:w="16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9FDB3" w14:textId="77777777" w:rsidR="00B4119A" w:rsidRPr="00AC45EA" w:rsidRDefault="00000000">
            <w:pPr>
              <w:rPr>
                <w:sz w:val="28"/>
                <w:szCs w:val="28"/>
              </w:rPr>
            </w:pPr>
            <w:r>
              <w:rPr>
                <w:b/>
                <w:bCs/>
                <w:color w:val="FFFFFF"/>
                <w:sz w:val="28"/>
                <w:szCs w:val="28"/>
              </w:rPr>
              <w:t>Code</w:t>
            </w:r>
          </w:p>
        </w:tc>
        <w:tc>
          <w:tcPr>
            <w:tcW w:w="7426"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68F0D" w14:textId="77777777" w:rsidR="00B4119A" w:rsidRPr="00AC45EA" w:rsidRDefault="00000000">
            <w:pPr>
              <w:rPr>
                <w:sz w:val="28"/>
                <w:szCs w:val="28"/>
              </w:rPr>
            </w:pPr>
            <w:r>
              <w:rPr>
                <w:b/>
                <w:bCs/>
                <w:color w:val="FFFFFF"/>
                <w:sz w:val="28"/>
                <w:szCs w:val="28"/>
              </w:rPr>
              <w:t>Description</w:t>
            </w:r>
          </w:p>
        </w:tc>
      </w:tr>
      <w:tr w:rsidR="00B4119A" w:rsidRPr="00AC45EA" w14:paraId="14546C70" w14:textId="77777777">
        <w:tc>
          <w:tcPr>
            <w:tcW w:w="1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F7A20" w14:textId="77777777" w:rsidR="00B4119A" w:rsidRPr="00AC45EA" w:rsidRDefault="00000000">
            <w:pPr>
              <w:rPr>
                <w:sz w:val="28"/>
                <w:szCs w:val="28"/>
              </w:rPr>
            </w:pPr>
            <w:r>
              <w:rPr>
                <w:sz w:val="28"/>
                <w:szCs w:val="28"/>
              </w:rPr>
              <w:t>OS1.1</w:t>
            </w:r>
          </w:p>
        </w:tc>
        <w:tc>
          <w:tcPr>
            <w:tcW w:w="7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D167B" w14:textId="58BC616E" w:rsidR="00B4119A" w:rsidRPr="00AC45EA" w:rsidRDefault="00000000">
            <w:pPr>
              <w:rPr>
                <w:sz w:val="28"/>
                <w:szCs w:val="28"/>
              </w:rPr>
            </w:pPr>
            <w:r>
              <w:rPr>
                <w:sz w:val="28"/>
                <w:szCs w:val="28"/>
              </w:rPr>
              <w:t xml:space="preserve">Déployer au moins </w:t>
            </w:r>
            <w:del w:id="0" w:author="OKE Sévérin [SANTE]" w:date="2026-05-19T11:36:00Z" w16du:dateUtc="2026-05-19T10:36:00Z">
              <w:r>
                <w:rPr>
                  <w:sz w:val="28"/>
                  <w:szCs w:val="28"/>
                </w:rPr>
                <w:delText xml:space="preserve">cinq </w:delText>
              </w:r>
            </w:del>
            <w:ins w:id="1" w:author="OKE Sévérin [SANTE]" w:date="2026-05-19T11:36:00Z" w16du:dateUtc="2026-05-19T10:36:00Z">
              <w:r>
                <w:rPr>
                  <w:sz w:val="28"/>
                  <w:szCs w:val="28"/>
                </w:rPr>
                <w:t xml:space="preserve">six </w:t>
              </w:r>
            </w:ins>
            <w:r>
              <w:rPr>
                <w:sz w:val="28"/>
                <w:szCs w:val="28"/>
              </w:rPr>
              <w:t>canaux distincts : application mobile, portail web, SMS, chatbot (Facebook/WhatsApp) et guichet physique numérique,</w:t>
            </w:r>
            <w:ins w:id="2" w:author="OKE Sévérin [SANTE]" w:date="2026-05-19T11:28:00Z" w16du:dateUtc="2026-05-19T10:28:00Z">
              <w:r>
                <w:rPr>
                  <w:color w:val="C00000"/>
                  <w:sz w:val="28"/>
                  <w:szCs w:val="28"/>
                </w:rPr>
                <w:t xml:space="preserve"> le </w:t>
              </w:r>
              <w:commentRangeStart w:id="3"/>
              <w:r>
                <w:rPr>
                  <w:color w:val="C00000"/>
                  <w:sz w:val="28"/>
                  <w:szCs w:val="28"/>
                </w:rPr>
                <w:t>callcenter</w:t>
              </w:r>
            </w:ins>
            <w:commentRangeEnd w:id="3"/>
            <w:r>
              <w:rPr>
                <w:rStyle w:val="Marquedecommentaire"/>
                <w:color w:val="C00000"/>
                <w:sz w:val="28"/>
                <w:szCs w:val="28"/>
              </w:rPr>
              <w:commentReference w:id="3"/>
            </w:r>
            <w:ins w:id="4" w:author="OKE Sévérin [SANTE]" w:date="2026-05-19T11:38:00Z" w16du:dateUtc="2026-05-19T10:38:00Z">
              <w:r>
                <w:rPr>
                  <w:color w:val="C00000"/>
                  <w:sz w:val="28"/>
                  <w:szCs w:val="28"/>
                </w:rPr>
                <w:t xml:space="preserve"> du ministère de la santé </w:t>
              </w:r>
            </w:ins>
            <w:del w:id="6" w:author="OKE Sévérin [SANTE]" w:date="2026-05-19T11:28:00Z" w16du:dateUtc="2026-05-19T10:28:00Z">
              <w:r>
                <w:rPr>
                  <w:sz w:val="28"/>
                  <w:szCs w:val="28"/>
                </w:rPr>
                <w:delText xml:space="preserve"/>
              </w:r>
            </w:del>
          </w:p>
        </w:tc>
      </w:tr>
      <w:tr w:rsidR="00B4119A" w:rsidRPr="00AC45EA" w14:paraId="6E7A3CB5" w14:textId="77777777">
        <w:tc>
          <w:tcPr>
            <w:tcW w:w="1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0D2FE" w14:textId="77777777" w:rsidR="00B4119A" w:rsidRPr="00AC45EA" w:rsidRDefault="00000000">
            <w:pPr>
              <w:rPr>
                <w:sz w:val="28"/>
                <w:szCs w:val="28"/>
              </w:rPr>
            </w:pPr>
            <w:r>
              <w:rPr>
                <w:sz w:val="28"/>
                <w:szCs w:val="28"/>
              </w:rPr>
              <w:t>OS1.2</w:t>
            </w:r>
          </w:p>
        </w:tc>
        <w:tc>
          <w:tcPr>
            <w:tcW w:w="7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B06A2" w14:textId="77777777" w:rsidR="00B4119A" w:rsidRPr="00AC45EA" w:rsidRDefault="00000000">
            <w:pPr>
              <w:rPr>
                <w:sz w:val="28"/>
                <w:szCs w:val="28"/>
              </w:rPr>
            </w:pPr>
            <w:r>
              <w:rPr>
                <w:sz w:val="28"/>
                <w:szCs w:val="28"/>
              </w:rPr>
              <w:t>Permettre le dépôt de plaintes en mode anonyme ou identifié, avec ou sans pièces justificatives.</w:t>
            </w:r>
          </w:p>
        </w:tc>
      </w:tr>
      <w:tr w:rsidR="00B4119A" w:rsidRPr="00AC45EA" w14:paraId="1C689C23" w14:textId="77777777">
        <w:tc>
          <w:tcPr>
            <w:tcW w:w="1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7CD02" w14:textId="77777777" w:rsidR="00B4119A" w:rsidRPr="00AC45EA" w:rsidRDefault="00000000">
            <w:pPr>
              <w:rPr>
                <w:sz w:val="28"/>
                <w:szCs w:val="28"/>
              </w:rPr>
            </w:pPr>
            <w:r>
              <w:rPr>
                <w:sz w:val="28"/>
                <w:szCs w:val="28"/>
              </w:rPr>
              <w:t>OS1.3</w:t>
            </w:r>
          </w:p>
        </w:tc>
        <w:tc>
          <w:tcPr>
            <w:tcW w:w="7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0BD3D" w14:textId="77777777" w:rsidR="00B4119A" w:rsidRPr="00AC45EA" w:rsidRDefault="00000000">
            <w:pPr>
              <w:rPr>
                <w:sz w:val="28"/>
                <w:szCs w:val="28"/>
              </w:rPr>
            </w:pPr>
            <w:r>
              <w:rPr>
                <w:sz w:val="28"/>
                <w:szCs w:val="28"/>
              </w:rPr>
              <w:t>Assurer la disponibilité 24h/24 et 7j/7 avec un taux de disponibilité garanti de 99,5 %.</w:t>
            </w:r>
          </w:p>
        </w:tc>
      </w:tr>
      <w:tr w:rsidR="00B4119A" w:rsidRPr="00AC45EA" w14:paraId="6D771132" w14:textId="77777777">
        <w:tc>
          <w:tcPr>
            <w:tcW w:w="1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AAF6C" w14:textId="77777777" w:rsidR="00B4119A" w:rsidRPr="00AC45EA" w:rsidRDefault="00000000">
            <w:pPr>
              <w:rPr>
                <w:sz w:val="28"/>
                <w:szCs w:val="28"/>
              </w:rPr>
            </w:pPr>
            <w:r>
              <w:rPr>
                <w:sz w:val="28"/>
                <w:szCs w:val="28"/>
              </w:rPr>
              <w:t>OS1.4</w:t>
            </w:r>
          </w:p>
        </w:tc>
        <w:tc>
          <w:tcPr>
            <w:tcW w:w="7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8B1BB" w14:textId="77777777" w:rsidR="00B4119A" w:rsidRPr="00AC45EA" w:rsidRDefault="00000000">
            <w:pPr>
              <w:rPr>
                <w:sz w:val="28"/>
                <w:szCs w:val="28"/>
              </w:rPr>
            </w:pPr>
            <w:r>
              <w:rPr>
                <w:sz w:val="28"/>
                <w:szCs w:val="28"/>
              </w:rPr>
              <w:t>Proposer une interface accessible aux personnes à mobilité réduite et à faible niveau d'alphabétisation (support vocal, pictogrammes, multilingue).</w:t>
            </w:r>
          </w:p>
        </w:tc>
      </w:tr>
    </w:tbl>
    <w:p w14:paraId="0BDBA932" w14:textId="77777777" w:rsidR="00B4119A" w:rsidRPr="00AC45EA" w:rsidRDefault="00B4119A">
      <w:pPr>
        <w:spacing w:before="60" w:after="60"/>
        <w:rPr>
          <w:sz w:val="28"/>
          <w:szCs w:val="28"/>
        </w:rPr>
      </w:pPr>
    </w:p>
    <w:p w14:paraId="04F6AAB9" w14:textId="77777777" w:rsidR="00B4119A" w:rsidRPr="00AC45EA" w:rsidRDefault="00000000">
      <w:pPr>
        <w:pStyle w:val="Titre3"/>
        <w:rPr>
          <w:sz w:val="28"/>
          <w:szCs w:val="28"/>
        </w:rPr>
      </w:pPr>
      <w:r>
        <w:rPr>
          <w:sz w:val="28"/>
          <w:szCs w:val="28"/>
        </w:rPr>
        <w:t>OS2 — Enregistrement, routage et traitement efficace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B4119A" w:rsidRPr="00AC45EA" w14:paraId="61BE4325" w14:textId="77777777">
        <w:trPr>
          <w:tblHeader/>
        </w:trPr>
        <w:tc>
          <w:tcPr>
            <w:tcW w:w="16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04098" w14:textId="77777777" w:rsidR="00B4119A" w:rsidRPr="00AC45EA" w:rsidRDefault="00000000">
            <w:pPr>
              <w:rPr>
                <w:sz w:val="28"/>
                <w:szCs w:val="28"/>
              </w:rPr>
            </w:pPr>
            <w:r>
              <w:rPr>
                <w:b/>
                <w:bCs/>
                <w:color w:val="FFFFFF"/>
                <w:sz w:val="28"/>
                <w:szCs w:val="28"/>
              </w:rPr>
              <w:t>Code</w:t>
            </w:r>
          </w:p>
        </w:tc>
        <w:tc>
          <w:tcPr>
            <w:tcW w:w="7426"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AC256" w14:textId="77777777" w:rsidR="00B4119A" w:rsidRPr="00AC45EA" w:rsidRDefault="00000000">
            <w:pPr>
              <w:rPr>
                <w:sz w:val="28"/>
                <w:szCs w:val="28"/>
              </w:rPr>
            </w:pPr>
            <w:r>
              <w:rPr>
                <w:b/>
                <w:bCs/>
                <w:color w:val="FFFFFF"/>
                <w:sz w:val="28"/>
                <w:szCs w:val="28"/>
              </w:rPr>
              <w:t>Description</w:t>
            </w:r>
          </w:p>
        </w:tc>
      </w:tr>
      <w:tr w:rsidR="00B4119A" w:rsidRPr="00AC45EA" w14:paraId="4F3A27A8" w14:textId="77777777">
        <w:tc>
          <w:tcPr>
            <w:tcW w:w="1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2BD7A" w14:textId="77777777" w:rsidR="00B4119A" w:rsidRPr="00AC45EA" w:rsidRDefault="00000000">
            <w:pPr>
              <w:rPr>
                <w:sz w:val="28"/>
                <w:szCs w:val="28"/>
              </w:rPr>
            </w:pPr>
            <w:r>
              <w:rPr>
                <w:sz w:val="28"/>
                <w:szCs w:val="28"/>
              </w:rPr>
              <w:t>OS2.1</w:t>
            </w:r>
          </w:p>
        </w:tc>
        <w:tc>
          <w:tcPr>
            <w:tcW w:w="7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BE5C2" w14:textId="77777777" w:rsidR="00B4119A" w:rsidRPr="00AC45EA" w:rsidRDefault="00000000">
            <w:pPr>
              <w:rPr>
                <w:sz w:val="28"/>
                <w:szCs w:val="28"/>
              </w:rPr>
            </w:pPr>
            <w:r>
              <w:rPr>
                <w:sz w:val="28"/>
                <w:szCs w:val="28"/>
              </w:rPr>
              <w:t>Attribuer automatiquement un numéro unique de ticket à chaque plainte, avec accusé de réception immédiat.</w:t>
            </w:r>
          </w:p>
        </w:tc>
      </w:tr>
      <w:tr w:rsidR="00B4119A" w:rsidRPr="00AC45EA" w14:paraId="061D522B" w14:textId="77777777">
        <w:tc>
          <w:tcPr>
            <w:tcW w:w="1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02C41" w14:textId="77777777" w:rsidR="00B4119A" w:rsidRPr="00AC45EA" w:rsidRDefault="00000000">
            <w:pPr>
              <w:rPr>
                <w:sz w:val="28"/>
                <w:szCs w:val="28"/>
              </w:rPr>
            </w:pPr>
            <w:r>
              <w:rPr>
                <w:sz w:val="28"/>
                <w:szCs w:val="28"/>
              </w:rPr>
              <w:t>OS2.2</w:t>
            </w:r>
          </w:p>
        </w:tc>
        <w:tc>
          <w:tcPr>
            <w:tcW w:w="7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E7362" w14:textId="77777777" w:rsidR="00B4119A" w:rsidRPr="00AC45EA" w:rsidRDefault="00000000">
            <w:pPr>
              <w:rPr>
                <w:sz w:val="28"/>
                <w:szCs w:val="28"/>
              </w:rPr>
            </w:pPr>
            <w:r>
              <w:rPr>
                <w:sz w:val="28"/>
                <w:szCs w:val="28"/>
              </w:rPr>
              <w:t>Catégoriser automatiquement les plaintes par type de service, nature et niveau de gravité via un module d'intelligence artificielle (NLP).</w:t>
            </w:r>
          </w:p>
        </w:tc>
      </w:tr>
      <w:tr w:rsidR="00B4119A" w:rsidRPr="00AC45EA" w14:paraId="40964A79" w14:textId="77777777">
        <w:tc>
          <w:tcPr>
            <w:tcW w:w="1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5EDC0" w14:textId="77777777" w:rsidR="00B4119A" w:rsidRPr="00AC45EA" w:rsidRDefault="00000000">
            <w:pPr>
              <w:rPr>
                <w:sz w:val="28"/>
                <w:szCs w:val="28"/>
              </w:rPr>
            </w:pPr>
            <w:r>
              <w:rPr>
                <w:sz w:val="28"/>
                <w:szCs w:val="28"/>
              </w:rPr>
              <w:t>OS2.3</w:t>
            </w:r>
          </w:p>
        </w:tc>
        <w:tc>
          <w:tcPr>
            <w:tcW w:w="7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EA614" w14:textId="77777777" w:rsidR="00B4119A" w:rsidRPr="00AC45EA" w:rsidRDefault="00000000">
            <w:pPr>
              <w:rPr>
                <w:sz w:val="28"/>
                <w:szCs w:val="28"/>
              </w:rPr>
            </w:pPr>
            <w:r>
              <w:rPr>
                <w:sz w:val="28"/>
                <w:szCs w:val="28"/>
              </w:rPr>
              <w:t>Implémenter un routage automatique vers le service compétent avec des délais de traitement par niveau de priorité (P1 à P5).</w:t>
            </w:r>
          </w:p>
        </w:tc>
      </w:tr>
      <w:tr w:rsidR="00B4119A" w:rsidRPr="00AC45EA" w14:paraId="7B9DF6D4" w14:textId="77777777">
        <w:tc>
          <w:tcPr>
            <w:tcW w:w="1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3CB70" w14:textId="77777777" w:rsidR="00B4119A" w:rsidRPr="00AC45EA" w:rsidRDefault="00000000">
            <w:pPr>
              <w:rPr>
                <w:sz w:val="28"/>
                <w:szCs w:val="28"/>
              </w:rPr>
            </w:pPr>
            <w:r>
              <w:rPr>
                <w:sz w:val="28"/>
                <w:szCs w:val="28"/>
              </w:rPr>
              <w:lastRenderedPageBreak/>
              <w:t>OS2.4</w:t>
            </w:r>
          </w:p>
        </w:tc>
        <w:tc>
          <w:tcPr>
            <w:tcW w:w="7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06C77" w14:textId="77777777" w:rsidR="00B4119A" w:rsidRPr="00AC45EA" w:rsidRDefault="00000000">
            <w:pPr>
              <w:rPr>
                <w:sz w:val="28"/>
                <w:szCs w:val="28"/>
              </w:rPr>
            </w:pPr>
            <w:r>
              <w:rPr>
                <w:sz w:val="28"/>
                <w:szCs w:val="28"/>
              </w:rPr>
              <w:t>Générer des alertes automatiques (escalade) en cas de dépassement des délais de traitement fixés.</w:t>
            </w:r>
          </w:p>
        </w:tc>
      </w:tr>
    </w:tbl>
    <w:p w14:paraId="76132EE7" w14:textId="77777777" w:rsidR="00B4119A" w:rsidRPr="00AC45EA" w:rsidRDefault="00B4119A">
      <w:pPr>
        <w:spacing w:before="60" w:after="60"/>
        <w:rPr>
          <w:sz w:val="28"/>
          <w:szCs w:val="28"/>
        </w:rPr>
      </w:pPr>
    </w:p>
    <w:p w14:paraId="58FB58EA" w14:textId="77777777" w:rsidR="00B4119A" w:rsidRPr="00AC45EA" w:rsidRDefault="00000000">
      <w:pPr>
        <w:pStyle w:val="Titre3"/>
        <w:rPr>
          <w:sz w:val="28"/>
          <w:szCs w:val="28"/>
        </w:rPr>
      </w:pPr>
      <w:r>
        <w:rPr>
          <w:sz w:val="28"/>
          <w:szCs w:val="28"/>
        </w:rPr>
        <w:t>OS3 — Suivi transparent et retour d'information systématique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B4119A" w:rsidRPr="00AC45EA" w14:paraId="77B58F12" w14:textId="77777777">
        <w:trPr>
          <w:tblHeader/>
        </w:trPr>
        <w:tc>
          <w:tcPr>
            <w:tcW w:w="16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EF2BB" w14:textId="77777777" w:rsidR="00B4119A" w:rsidRPr="00AC45EA" w:rsidRDefault="00000000">
            <w:pPr>
              <w:rPr>
                <w:sz w:val="28"/>
                <w:szCs w:val="28"/>
              </w:rPr>
            </w:pPr>
            <w:r>
              <w:rPr>
                <w:b/>
                <w:bCs/>
                <w:color w:val="FFFFFF"/>
                <w:sz w:val="28"/>
                <w:szCs w:val="28"/>
              </w:rPr>
              <w:t>Code</w:t>
            </w:r>
          </w:p>
        </w:tc>
        <w:tc>
          <w:tcPr>
            <w:tcW w:w="7426"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2D517" w14:textId="77777777" w:rsidR="00B4119A" w:rsidRPr="00AC45EA" w:rsidRDefault="00000000">
            <w:pPr>
              <w:rPr>
                <w:sz w:val="28"/>
                <w:szCs w:val="28"/>
              </w:rPr>
            </w:pPr>
            <w:r>
              <w:rPr>
                <w:b/>
                <w:bCs/>
                <w:color w:val="FFFFFF"/>
                <w:sz w:val="28"/>
                <w:szCs w:val="28"/>
              </w:rPr>
              <w:t>Description</w:t>
            </w:r>
          </w:p>
        </w:tc>
      </w:tr>
      <w:tr w:rsidR="00B4119A" w:rsidRPr="00AC45EA" w14:paraId="0668BC12" w14:textId="77777777">
        <w:tc>
          <w:tcPr>
            <w:tcW w:w="1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E9CD4" w14:textId="77777777" w:rsidR="00B4119A" w:rsidRPr="00AC45EA" w:rsidRDefault="00000000">
            <w:pPr>
              <w:rPr>
                <w:sz w:val="28"/>
                <w:szCs w:val="28"/>
              </w:rPr>
            </w:pPr>
            <w:r>
              <w:rPr>
                <w:sz w:val="28"/>
                <w:szCs w:val="28"/>
              </w:rPr>
              <w:t>OS3.1</w:t>
            </w:r>
          </w:p>
        </w:tc>
        <w:tc>
          <w:tcPr>
            <w:tcW w:w="7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32B15" w14:textId="77777777" w:rsidR="00B4119A" w:rsidRPr="00AC45EA" w:rsidRDefault="00000000">
            <w:pPr>
              <w:rPr>
                <w:sz w:val="28"/>
                <w:szCs w:val="28"/>
              </w:rPr>
            </w:pPr>
            <w:r>
              <w:rPr>
                <w:sz w:val="28"/>
                <w:szCs w:val="28"/>
              </w:rPr>
              <w:t>Fournir à l'usager un espace personnel de suivi consultable en temps réel.</w:t>
            </w:r>
          </w:p>
        </w:tc>
      </w:tr>
      <w:tr w:rsidR="00B4119A" w:rsidRPr="00AC45EA" w14:paraId="623AA7F7" w14:textId="77777777">
        <w:tc>
          <w:tcPr>
            <w:tcW w:w="1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3A054" w14:textId="77777777" w:rsidR="00B4119A" w:rsidRPr="00AC45EA" w:rsidRDefault="00000000">
            <w:pPr>
              <w:rPr>
                <w:sz w:val="28"/>
                <w:szCs w:val="28"/>
              </w:rPr>
            </w:pPr>
            <w:r>
              <w:rPr>
                <w:sz w:val="28"/>
                <w:szCs w:val="28"/>
              </w:rPr>
              <w:t>OS3.2</w:t>
            </w:r>
          </w:p>
        </w:tc>
        <w:tc>
          <w:tcPr>
            <w:tcW w:w="7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AB3A5" w14:textId="77777777" w:rsidR="00B4119A" w:rsidRPr="00AC45EA" w:rsidRDefault="00000000">
            <w:pPr>
              <w:rPr>
                <w:sz w:val="28"/>
                <w:szCs w:val="28"/>
              </w:rPr>
            </w:pPr>
            <w:r>
              <w:rPr>
                <w:sz w:val="28"/>
                <w:szCs w:val="28"/>
              </w:rPr>
              <w:t>Envoyer des notifications proactives à chaque changement de statut (e-mail, SMS, notification push).</w:t>
            </w:r>
          </w:p>
        </w:tc>
      </w:tr>
      <w:tr w:rsidR="00B4119A" w:rsidRPr="00AC45EA" w14:paraId="418DA545" w14:textId="77777777">
        <w:tc>
          <w:tcPr>
            <w:tcW w:w="1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AA590" w14:textId="77777777" w:rsidR="00B4119A" w:rsidRPr="00AC45EA" w:rsidRDefault="00000000">
            <w:pPr>
              <w:rPr>
                <w:sz w:val="28"/>
                <w:szCs w:val="28"/>
              </w:rPr>
            </w:pPr>
            <w:r>
              <w:rPr>
                <w:sz w:val="28"/>
                <w:szCs w:val="28"/>
              </w:rPr>
              <w:t>OS3.3</w:t>
            </w:r>
          </w:p>
        </w:tc>
        <w:tc>
          <w:tcPr>
            <w:tcW w:w="7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E88A9" w14:textId="77777777" w:rsidR="00B4119A" w:rsidRPr="00AC45EA" w:rsidRDefault="00000000">
            <w:pPr>
              <w:rPr>
                <w:sz w:val="28"/>
                <w:szCs w:val="28"/>
              </w:rPr>
            </w:pPr>
            <w:r>
              <w:rPr>
                <w:sz w:val="28"/>
                <w:szCs w:val="28"/>
              </w:rPr>
              <w:t>Envoyer automatiquement une enquête de satisfaction à la clôture de chaque plainte et mesurer le NPS par service.</w:t>
            </w:r>
          </w:p>
        </w:tc>
      </w:tr>
      <w:tr w:rsidR="00B4119A" w:rsidRPr="00AC45EA" w14:paraId="3B0D7B0E" w14:textId="77777777">
        <w:tc>
          <w:tcPr>
            <w:tcW w:w="1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A14DD" w14:textId="77777777" w:rsidR="00B4119A" w:rsidRPr="00AC45EA" w:rsidRDefault="00000000">
            <w:pPr>
              <w:rPr>
                <w:sz w:val="28"/>
                <w:szCs w:val="28"/>
              </w:rPr>
            </w:pPr>
            <w:r>
              <w:rPr>
                <w:sz w:val="28"/>
                <w:szCs w:val="28"/>
              </w:rPr>
              <w:t>OS3.4</w:t>
            </w:r>
          </w:p>
        </w:tc>
        <w:tc>
          <w:tcPr>
            <w:tcW w:w="7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F6976" w14:textId="77777777" w:rsidR="00B4119A" w:rsidRPr="00AC45EA" w:rsidRDefault="00000000">
            <w:pPr>
              <w:rPr>
                <w:sz w:val="28"/>
                <w:szCs w:val="28"/>
              </w:rPr>
            </w:pPr>
            <w:r>
              <w:rPr>
                <w:sz w:val="28"/>
                <w:szCs w:val="28"/>
              </w:rPr>
              <w:t>Permettre à l'usager de contester la clôture et d'ouvrir un recours de second niveau dans un délai de 15 jours.</w:t>
            </w:r>
          </w:p>
        </w:tc>
      </w:tr>
    </w:tbl>
    <w:p w14:paraId="0F36A1DA" w14:textId="77777777" w:rsidR="00B4119A" w:rsidRPr="00AC45EA" w:rsidRDefault="00B4119A">
      <w:pPr>
        <w:spacing w:before="60" w:after="60"/>
        <w:rPr>
          <w:sz w:val="28"/>
          <w:szCs w:val="28"/>
        </w:rPr>
      </w:pPr>
    </w:p>
    <w:p w14:paraId="3DEBF2E6" w14:textId="77777777" w:rsidR="00B4119A" w:rsidRPr="00AC45EA" w:rsidRDefault="00000000">
      <w:pPr>
        <w:pStyle w:val="Titre3"/>
        <w:rPr>
          <w:sz w:val="28"/>
          <w:szCs w:val="28"/>
        </w:rPr>
      </w:pPr>
      <w:r>
        <w:rPr>
          <w:sz w:val="28"/>
          <w:szCs w:val="28"/>
        </w:rPr>
        <w:t>OS4 — Analytique, pilotage et sécurité des données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B4119A" w:rsidRPr="00AC45EA" w14:paraId="6C9404D1" w14:textId="77777777">
        <w:trPr>
          <w:tblHeader/>
        </w:trPr>
        <w:tc>
          <w:tcPr>
            <w:tcW w:w="16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23F11" w14:textId="77777777" w:rsidR="00B4119A" w:rsidRPr="00AC45EA" w:rsidRDefault="00000000">
            <w:pPr>
              <w:rPr>
                <w:sz w:val="28"/>
                <w:szCs w:val="28"/>
              </w:rPr>
            </w:pPr>
            <w:r>
              <w:rPr>
                <w:b/>
                <w:bCs/>
                <w:color w:val="FFFFFF"/>
                <w:sz w:val="28"/>
                <w:szCs w:val="28"/>
              </w:rPr>
              <w:t>Code</w:t>
            </w:r>
          </w:p>
        </w:tc>
        <w:tc>
          <w:tcPr>
            <w:tcW w:w="7426"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A3D06" w14:textId="77777777" w:rsidR="00B4119A" w:rsidRPr="00AC45EA" w:rsidRDefault="00000000">
            <w:pPr>
              <w:rPr>
                <w:sz w:val="28"/>
                <w:szCs w:val="28"/>
              </w:rPr>
            </w:pPr>
            <w:r>
              <w:rPr>
                <w:b/>
                <w:bCs/>
                <w:color w:val="FFFFFF"/>
                <w:sz w:val="28"/>
                <w:szCs w:val="28"/>
              </w:rPr>
              <w:t>Description</w:t>
            </w:r>
          </w:p>
        </w:tc>
      </w:tr>
      <w:tr w:rsidR="00B4119A" w:rsidRPr="00AC45EA" w14:paraId="15D6CBCC" w14:textId="77777777">
        <w:tc>
          <w:tcPr>
            <w:tcW w:w="1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9A683" w14:textId="77777777" w:rsidR="00B4119A" w:rsidRPr="00AC45EA" w:rsidRDefault="00000000">
            <w:pPr>
              <w:rPr>
                <w:sz w:val="28"/>
                <w:szCs w:val="28"/>
              </w:rPr>
            </w:pPr>
            <w:r>
              <w:rPr>
                <w:sz w:val="28"/>
                <w:szCs w:val="28"/>
              </w:rPr>
              <w:t>OS4.1</w:t>
            </w:r>
          </w:p>
        </w:tc>
        <w:tc>
          <w:tcPr>
            <w:tcW w:w="7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5A850" w14:textId="77777777" w:rsidR="00B4119A" w:rsidRPr="00AC45EA" w:rsidRDefault="00000000">
            <w:pPr>
              <w:rPr>
                <w:sz w:val="28"/>
                <w:szCs w:val="28"/>
              </w:rPr>
            </w:pPr>
            <w:r>
              <w:rPr>
                <w:sz w:val="28"/>
                <w:szCs w:val="28"/>
              </w:rPr>
              <w:t>Mettre à disposition un tableau de bord analytique avec KPIs en temps réel et génération automatique de rapports (hebdomadaires, mensuels, annuels).</w:t>
            </w:r>
          </w:p>
        </w:tc>
      </w:tr>
      <w:tr w:rsidR="00B4119A" w:rsidRPr="00AC45EA" w14:paraId="64E52A8E" w14:textId="77777777">
        <w:tc>
          <w:tcPr>
            <w:tcW w:w="1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51691" w14:textId="77777777" w:rsidR="00B4119A" w:rsidRPr="00AC45EA" w:rsidRDefault="00000000">
            <w:pPr>
              <w:rPr>
                <w:sz w:val="28"/>
                <w:szCs w:val="28"/>
              </w:rPr>
            </w:pPr>
            <w:r>
              <w:rPr>
                <w:sz w:val="28"/>
                <w:szCs w:val="28"/>
              </w:rPr>
              <w:t>OS4.2</w:t>
            </w:r>
          </w:p>
        </w:tc>
        <w:tc>
          <w:tcPr>
            <w:tcW w:w="7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FA121" w14:textId="77777777" w:rsidR="00B4119A" w:rsidRPr="00AC45EA" w:rsidRDefault="00000000">
            <w:pPr>
              <w:rPr>
                <w:sz w:val="28"/>
                <w:szCs w:val="28"/>
              </w:rPr>
            </w:pPr>
            <w:r>
              <w:rPr>
                <w:sz w:val="28"/>
                <w:szCs w:val="28"/>
              </w:rPr>
              <w:t>Implémenter des algorithmes de détection des tendances et des motifs récurrents pour soutenir la décision managériale.</w:t>
            </w:r>
          </w:p>
        </w:tc>
      </w:tr>
      <w:tr w:rsidR="00B4119A" w:rsidRPr="00AC45EA" w14:paraId="31DAB5D3" w14:textId="77777777">
        <w:tc>
          <w:tcPr>
            <w:tcW w:w="1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E72EF" w14:textId="77777777" w:rsidR="00B4119A" w:rsidRPr="00AC45EA" w:rsidRDefault="00000000">
            <w:pPr>
              <w:rPr>
                <w:sz w:val="28"/>
                <w:szCs w:val="28"/>
              </w:rPr>
            </w:pPr>
            <w:r>
              <w:rPr>
                <w:sz w:val="28"/>
                <w:szCs w:val="28"/>
              </w:rPr>
              <w:t>OS4.3</w:t>
            </w:r>
          </w:p>
        </w:tc>
        <w:tc>
          <w:tcPr>
            <w:tcW w:w="7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C2380" w14:textId="77777777" w:rsidR="00B4119A" w:rsidRPr="00AC45EA" w:rsidRDefault="00000000">
            <w:pPr>
              <w:rPr>
                <w:sz w:val="28"/>
                <w:szCs w:val="28"/>
              </w:rPr>
            </w:pPr>
            <w:r>
              <w:rPr>
                <w:sz w:val="28"/>
                <w:szCs w:val="28"/>
              </w:rPr>
              <w:t>Garantir la confidentialité des données personnelles : chiffrement, contrôle d'accès basé sur les rôles (RBAC), audit trail complet et anonymisation des exports.</w:t>
            </w:r>
          </w:p>
        </w:tc>
      </w:tr>
      <w:tr w:rsidR="00B4119A" w:rsidRPr="00AC45EA" w14:paraId="5AC8268C" w14:textId="77777777">
        <w:tc>
          <w:tcPr>
            <w:tcW w:w="1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E2EB4" w14:textId="77777777" w:rsidR="00B4119A" w:rsidRPr="00AC45EA" w:rsidRDefault="00000000">
            <w:pPr>
              <w:rPr>
                <w:sz w:val="28"/>
                <w:szCs w:val="28"/>
              </w:rPr>
            </w:pPr>
            <w:r>
              <w:rPr>
                <w:sz w:val="28"/>
                <w:szCs w:val="28"/>
              </w:rPr>
              <w:t>OS4.4</w:t>
            </w:r>
          </w:p>
        </w:tc>
        <w:tc>
          <w:tcPr>
            <w:tcW w:w="7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27B12" w14:textId="77777777" w:rsidR="00B4119A" w:rsidRPr="00AC45EA" w:rsidRDefault="00000000">
            <w:pPr>
              <w:rPr>
                <w:sz w:val="28"/>
                <w:szCs w:val="28"/>
              </w:rPr>
            </w:pPr>
            <w:r>
              <w:rPr>
                <w:sz w:val="28"/>
                <w:szCs w:val="28"/>
              </w:rPr>
              <w:t>Assurer la conservation sécurisée et infalsifiable des plaintes pendant une durée minimale de dix ans.</w:t>
            </w:r>
          </w:p>
        </w:tc>
      </w:tr>
    </w:tbl>
    <w:p w14:paraId="2785204D" w14:textId="6812314B" w:rsidR="00B4119A" w:rsidRPr="00AC45EA" w:rsidRDefault="00000000">
      <w:pPr>
        <w:rPr>
          <w:sz w:val="28"/>
          <w:szCs w:val="28"/>
        </w:rPr>
      </w:pPr>
      <w:r>
        <w:rPr>
          <w:sz w:val="28"/>
          <w:szCs w:val="28"/>
        </w:rPr>
        <w:br w:type="page"/>
      </w:r>
    </w:p>
    <w:p w14:paraId="3B000002" w14:textId="77777777" w:rsidR="00BB0001" w:rsidRDefault="00BB0001">
      <w:pPr>
        <w:pStyle w:val="Titre1"/>
        <w:shd w:val="clear" w:color="auto" w:fill="1F4E79"/>
        <w:ind w:left="200" w:right="200"/>
        <w:spacing w:before="360" w:after="120"/>
        <w:rPr>
          <w:rFonts w:ascii="Arial" w:hAnsi="Arial" w:cs="Arial"/>
          <w:b/>
          <w:bCs/>
          <w:sz w:val="30"/>
          <w:szCs w:val="30"/>
          <w:color w:val="FFFFFF"/>
        </w:rPr>
      </w:pPr>
      <w:r>
        <w:rPr>
          <w:rFonts w:ascii="Arial" w:hAnsi="Arial" w:cs="Arial"/>
          <w:b/>
          <w:bCs/>
          <w:sz w:val="30"/>
          <w:szCs w:val="30"/>
          <w:color w:val="FFFFFF"/>
        </w:rPr>
        <w:t>5 BIS. CANAL CALL CENTER — LIGNE VERTE 136</w:t>
      </w:r>
    </w:p>
    <w:p w14:paraId="3B000003" w14:textId="77777777" w:rsidR="00BB0001" w:rsidRDefault="00BB0001">
      <w:pPr>
        <w:spacing w:before="60" w:after="60"/>
      </w:pPr>
    </w:p>
    <w:p w14:paraId="3B000004" w14:textId="77777777" w:rsidR="00BB0001" w:rsidRDefault="00BB0001">
      <w:pPr>
        <w:jc w:val="both"/>
        <w:spacing w:before="60" w:after="60"/>
        <w:rPr>
          <w:rFonts w:ascii="Arial" w:hAnsi="Arial" w:cs="Arial"/>
          <w:sz w:val="22"/>
          <w:szCs w:val="22"/>
          <w:color w:val="1A1A1A"/>
        </w:rPr>
      </w:pPr>
      <w:r>
        <w:rPr>
          <w:rFonts w:ascii="Arial" w:hAnsi="Arial" w:cs="Arial"/>
          <w:sz w:val="22"/>
          <w:szCs w:val="22"/>
          <w:color w:val="1A1A1A"/>
        </w:rPr>
        <w:t xml:space="preserve">En complément des canaux numériques (application mobile, portail web, SMS, chatbot et guichet physique), la plateforme PGPUSS intègre un sixième canal officiel : le call center du Ministère de la Santé, accessible via la ligne verte nationale 136.</w:t>
      </w:r>
    </w:p>
    <w:p w14:paraId="3B000005" w14:textId="77777777" w:rsidR="00BB0001" w:rsidRDefault="00BB0001">
      <w:pPr>
        <w:spacing w:before="60" w:after="60"/>
      </w:pPr>
    </w:p>
    <w:p w14:paraId="3B000006" w14:textId="77777777" w:rsidR="00BB0001" w:rsidRDefault="00BB0001">
      <w:pPr>
        <w:pBdr>
          <w:bottom w:val="single" w:sz="6" w:space="1" w:color="2E75B6"/>
        </w:pBdr>
        <w:spacing w:before="160" w:after="60"/>
        <w:rPr>
          <w:rFonts w:ascii="Arial" w:hAnsi="Arial" w:cs="Arial"/>
          <w:b/>
          <w:bCs/>
          <w:sz w:val="24"/>
          <w:szCs w:val="24"/>
          <w:color w:val="1F4E79"/>
        </w:rPr>
      </w:pPr>
      <w:r>
        <w:rPr>
          <w:rFonts w:ascii="Arial" w:hAnsi="Arial" w:cs="Arial"/>
          <w:b/>
          <w:bCs/>
          <w:sz w:val="24"/>
          <w:szCs w:val="24"/>
          <w:color w:val="1F4E79"/>
        </w:rPr>
        <w:t>5 Bis.1 — Description du canal</w:t>
      </w:r>
    </w:p>
    <w:p w14:paraId="3B000007" w14:textId="77777777" w:rsidR="00BB0001" w:rsidRDefault="00BB0001">
      <w:pPr>
        <w:jc w:val="both"/>
        <w:spacing w:before="60" w:after="60"/>
        <w:rPr>
          <w:rFonts w:ascii="Arial" w:hAnsi="Arial" w:cs="Arial"/>
          <w:sz w:val="22"/>
          <w:szCs w:val="22"/>
          <w:color w:val="1A1A1A"/>
        </w:rPr>
      </w:pPr>
      <w:r>
        <w:rPr>
          <w:rFonts w:ascii="Arial" w:hAnsi="Arial" w:cs="Arial"/>
          <w:sz w:val="22"/>
          <w:szCs w:val="22"/>
          <w:color w:val="1A1A1A"/>
        </w:rPr>
        <w:t xml:space="preserve">La ligne verte 136 est un numéro d'appel gratuit géré par les agents du call center du Ministère de la Santé du Bénin. Ce canal est particulièrement adapté aux populations qui ne disposent pas de smartphone, d'accès à Internet ou d'un niveau d'alphabétisation suffisant pour utiliser les canaux numériques. L'agent du call center joue le rôle d'intermédiaire entre l'usager et la plateforme.</w:t>
      </w:r>
    </w:p>
    <w:p w14:paraId="3B000008" w14:textId="77777777" w:rsidR="00BB0001" w:rsidRDefault="00BB0001">
      <w:pPr>
        <w:spacing w:before="60" w:after="60"/>
      </w:pPr>
    </w:p>
    <w:p w14:paraId="3B000009" w14:textId="77777777" w:rsidR="00BB0001" w:rsidRDefault="00BB0001">
      <w:pPr>
        <w:pBdr>
          <w:bottom w:val="single" w:sz="6" w:space="1" w:color="2E75B6"/>
        </w:pBdr>
        <w:spacing w:before="160" w:after="60"/>
        <w:rPr>
          <w:rFonts w:ascii="Arial" w:hAnsi="Arial" w:cs="Arial"/>
          <w:b/>
          <w:bCs/>
          <w:sz w:val="24"/>
          <w:szCs w:val="24"/>
          <w:color w:val="1F4E79"/>
        </w:rPr>
      </w:pPr>
      <w:r>
        <w:rPr>
          <w:rFonts w:ascii="Arial" w:hAnsi="Arial" w:cs="Arial"/>
          <w:b/>
          <w:bCs/>
          <w:sz w:val="24"/>
          <w:szCs w:val="24"/>
          <w:color w:val="1F4E79"/>
        </w:rPr>
        <w:t>5 Bis.2 — Fonctionnement dans la plateforme</w:t>
      </w:r>
    </w:p>
    <w:p w14:paraId="3B00000A" w14:textId="77777777" w:rsidR="00BB0001" w:rsidRDefault="00BB0001">
      <w:pPr>
        <w:jc w:val="both"/>
        <w:spacing w:before="60" w:after="60"/>
        <w:rPr>
          <w:rFonts w:ascii="Arial" w:hAnsi="Arial" w:cs="Arial"/>
          <w:sz w:val="22"/>
          <w:szCs w:val="22"/>
          <w:color w:val="1A1A1A"/>
        </w:rPr>
      </w:pPr>
      <w:r>
        <w:rPr>
          <w:rFonts w:ascii="Arial" w:hAnsi="Arial" w:cs="Arial"/>
          <w:sz w:val="22"/>
          <w:szCs w:val="22"/>
          <w:color w:val="1A1A1A"/>
        </w:rPr>
        <w:t xml:space="preserve">Lorsqu'un usager appelle le 136, l'agent du call center :</w:t>
      </w:r>
    </w:p>
    <w:p w14:paraId="3B00000B" w14:textId="77777777" w:rsidR="00BB0001" w:rsidRDefault="00BB0001">
      <w:pPr>
        <w:numPr>
          <w:ilvl w:val="0"/>
          <w:numId w:val="1"/>
        </w:numPr>
        <w:jc w:val="both"/>
        <w:spacing w:before="40" w:after="40"/>
      </w:pPr>
      <w:r>
        <w:rPr>
          <w:rFonts w:ascii="Arial" w:hAnsi="Arial" w:cs="Arial"/>
          <w:b/>
          <w:bCs/>
          <w:sz w:val="22"/>
          <w:szCs w:val="22"/>
          <w:color w:val="2E75B6"/>
        </w:rPr>
        <w:t xml:space="preserve">Reçoit et écoute : </w:t>
      </w:r>
      <w:r>
        <w:rPr>
          <w:rFonts w:ascii="Arial" w:hAnsi="Arial" w:cs="Arial"/>
          <w:sz w:val="22"/>
          <w:szCs w:val="22"/>
          <w:color w:val="1A1A1A"/>
        </w:rPr>
        <w:t xml:space="preserve">la plainte verbale de l'usager par téléphone.</w:t>
      </w:r>
    </w:p>
    <w:p w14:paraId="3B00000C" w14:textId="77777777" w:rsidR="00BB0001" w:rsidRDefault="00BB0001">
      <w:pPr>
        <w:numPr>
          <w:ilvl w:val="0"/>
          <w:numId w:val="1"/>
        </w:numPr>
        <w:jc w:val="both"/>
        <w:spacing w:before="40" w:after="40"/>
      </w:pPr>
      <w:r>
        <w:rPr>
          <w:rFonts w:ascii="Arial" w:hAnsi="Arial" w:cs="Arial"/>
          <w:b/>
          <w:bCs/>
          <w:sz w:val="22"/>
          <w:szCs w:val="22"/>
          <w:color w:val="2E75B6"/>
        </w:rPr>
        <w:t xml:space="preserve">Saisit la plainte : </w:t>
      </w:r>
      <w:r>
        <w:rPr>
          <w:rFonts w:ascii="Arial" w:hAnsi="Arial" w:cs="Arial"/>
          <w:sz w:val="22"/>
          <w:szCs w:val="22"/>
          <w:color w:val="1A1A1A"/>
        </w:rPr>
        <w:t xml:space="preserve">dans la plateforme PGPUSS au nom de l'usager, en remplissant le formulaire de dépôt standard (canal d'entrée = « Call Center 136 »).</w:t>
      </w:r>
    </w:p>
    <w:p w14:paraId="3B00000D" w14:textId="77777777" w:rsidR="00BB0001" w:rsidRDefault="00BB0001">
      <w:pPr>
        <w:numPr>
          <w:ilvl w:val="0"/>
          <w:numId w:val="1"/>
        </w:numPr>
        <w:jc w:val="both"/>
        <w:spacing w:before="40" w:after="40"/>
      </w:pPr>
      <w:r>
        <w:rPr>
          <w:rFonts w:ascii="Arial" w:hAnsi="Arial" w:cs="Arial"/>
          <w:b/>
          <w:bCs/>
          <w:sz w:val="22"/>
          <w:szCs w:val="22"/>
          <w:color w:val="2E75B6"/>
        </w:rPr>
        <w:t xml:space="preserve">Communique : </w:t>
      </w:r>
      <w:r>
        <w:rPr>
          <w:rFonts w:ascii="Arial" w:hAnsi="Arial" w:cs="Arial"/>
          <w:sz w:val="22"/>
          <w:szCs w:val="22"/>
          <w:color w:val="1A1A1A"/>
        </w:rPr>
        <w:t xml:space="preserve">le numéro de ticket à l'usager pour lui permettre de suivre sa plainte.</w:t>
      </w:r>
    </w:p>
    <w:p w14:paraId="3B00000E" w14:textId="77777777" w:rsidR="00BB0001" w:rsidRDefault="00BB0001">
      <w:pPr>
        <w:numPr>
          <w:ilvl w:val="0"/>
          <w:numId w:val="1"/>
        </w:numPr>
        <w:jc w:val="both"/>
        <w:spacing w:before="40" w:after="40"/>
      </w:pPr>
      <w:r>
        <w:rPr>
          <w:rFonts w:ascii="Arial" w:hAnsi="Arial" w:cs="Arial"/>
          <w:b/>
          <w:bCs/>
          <w:sz w:val="22"/>
          <w:szCs w:val="22"/>
          <w:color w:val="2E75B6"/>
        </w:rPr>
        <w:t xml:space="preserve">Assiste : </w:t>
      </w:r>
      <w:r>
        <w:rPr>
          <w:rFonts w:ascii="Arial" w:hAnsi="Arial" w:cs="Arial"/>
          <w:sz w:val="22"/>
          <w:szCs w:val="22"/>
          <w:color w:val="1A1A1A"/>
        </w:rPr>
        <w:t xml:space="preserve">l'usager pour les rappels de suivi ou les demandes de complément d'information.</w:t>
      </w:r>
    </w:p>
    <w:p w14:paraId="3B00000F" w14:textId="77777777" w:rsidR="00BB0001" w:rsidRDefault="00BB0001">
      <w:pPr>
        <w:spacing w:before="60" w:after="60"/>
      </w:pPr>
    </w:p>
    <w:tbl>
      <w:tblPr>
        <w:tblW w:w="9026" w:type="dxa"/>
        <w:tblBorders>
          <w:insideH w:val="single" w:sz="2" w:space="0" w:color="CCCCCC"/>
          <w:insideV w:val="single" w:sz="2" w:space="0" w:color="CCCCCC"/>
        </w:tblBorders>
        <w:tblLook w:val="04A0"/>
      </w:tblPr>
      <w:tblGrid>
        <w:gridCol w:w="2400"/>
        <w:gridCol w:w="6626"/>
      </w:tblGrid>
      <w:tr w:rsidR="00BB0001">
        <w:tc>
          <w:tcPr>
            <w:tcW w:w="2400" w:type="dxa"/>
            <w:shd w:val="clear" w:color="auto" w:fill="1F4E7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10" w14:textId="77777777" w:rsidR="00BB0001" w:rsidRDefault="00BB0001">
            <w:pPr>
              <w:spacing w:before="40" w:after="40"/>
            </w:pPr>
            <w:r>
              <w:rPr>
                <w:rFonts w:ascii="Arial" w:hAnsi="Arial" w:cs="Arial"/>
                <w:b/>
                <w:bCs/>
                <w:sz w:val="20"/>
                <w:szCs w:val="20"/>
                <w:color w:val="FFFFFF"/>
              </w:rPr>
              <w:t xml:space="preserve">Caractéristique</w:t>
            </w:r>
          </w:p>
        </w:tc>
        <w:tc>
          <w:tcPr>
            <w:tcW w:w="6626" w:type="dxa"/>
            <w:shd w:val="clear" w:color="auto" w:fill="1F4E7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11" w14:textId="77777777" w:rsidR="00BB0001" w:rsidRDefault="00BB0001">
            <w:pPr>
              <w:spacing w:before="40" w:after="40"/>
            </w:pPr>
            <w:r>
              <w:rPr>
                <w:rFonts w:ascii="Arial" w:hAnsi="Arial" w:cs="Arial"/>
                <w:b/>
                <w:bCs/>
                <w:sz w:val="20"/>
                <w:szCs w:val="20"/>
                <w:color w:val="FFFFFF"/>
              </w:rPr>
              <w:t xml:space="preserve">Détail</w:t>
            </w:r>
          </w:p>
        </w:tc>
      </w:tr>
      <w:tr w:rsidR="00BB0001">
        <w:tc>
          <w:tcPr>
            <w:tcW w:w="24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12" w14:textId="77777777" w:rsidR="00BB0001" w:rsidRDefault="00BB0001">
            <w:pPr>
              <w:spacing w:before="40" w:after="40"/>
            </w:pPr>
            <w:r>
              <w:rPr>
                <w:rFonts w:ascii="Arial" w:hAnsi="Arial" w:cs="Arial"/>
                <w:b/>
                <w:bCs/>
                <w:sz w:val="20"/>
                <w:szCs w:val="20"/>
                <w:color w:val="1F4E79"/>
              </w:rPr>
              <w:t xml:space="preserve">Numéro d'accès</w:t>
            </w:r>
          </w:p>
        </w:tc>
        <w:tc>
          <w:tcPr>
            <w:tcW w:w="66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13" w14:textId="77777777" w:rsidR="00BB0001" w:rsidRDefault="00BB0001">
            <w:pPr>
              <w:spacing w:before="40" w:after="40"/>
            </w:pPr>
            <w:r>
              <w:rPr>
                <w:rFonts w:ascii="Arial" w:hAnsi="Arial" w:cs="Arial"/>
                <w:sz w:val="20"/>
                <w:szCs w:val="20"/>
                <w:color w:val="1A1A1A"/>
              </w:rPr>
              <w:t xml:space="preserve">136 — numéro court national, appel gratuit depuis tout opérateur</w:t>
            </w:r>
          </w:p>
        </w:tc>
      </w:tr>
      <w:tr w:rsidR="00BB0001">
        <w:tc>
          <w:tcPr>
            <w:tcW w:w="2400" w:type="dxa"/>
            <w:shd w:val="clear" w:color="auto" w:fill="EBF3FB"/>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14" w14:textId="77777777" w:rsidR="00BB0001" w:rsidRDefault="00BB0001">
            <w:pPr>
              <w:spacing w:before="40" w:after="40"/>
            </w:pPr>
            <w:r>
              <w:rPr>
                <w:rFonts w:ascii="Arial" w:hAnsi="Arial" w:cs="Arial"/>
                <w:b/>
                <w:bCs/>
                <w:sz w:val="20"/>
                <w:szCs w:val="20"/>
                <w:color w:val="1F4E79"/>
              </w:rPr>
              <w:t xml:space="preserve">Disponibilité</w:t>
            </w:r>
          </w:p>
        </w:tc>
        <w:tc>
          <w:tcPr>
            <w:tcW w:w="6626" w:type="dxa"/>
            <w:shd w:val="clear" w:color="auto" w:fill="F2F2F2"/>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15" w14:textId="77777777" w:rsidR="00BB0001" w:rsidRDefault="00BB0001">
            <w:pPr>
              <w:spacing w:before="40" w:after="40"/>
            </w:pPr>
            <w:r>
              <w:rPr>
                <w:rFonts w:ascii="Arial" w:hAnsi="Arial" w:cs="Arial"/>
                <w:sz w:val="20"/>
                <w:szCs w:val="20"/>
                <w:color w:val="1A1A1A"/>
              </w:rPr>
              <w:t xml:space="preserve">Aux heures ouvrables du Ministère (à définir dans le SLA)</w:t>
            </w:r>
          </w:p>
        </w:tc>
      </w:tr>
      <w:tr w:rsidR="00BB0001">
        <w:tc>
          <w:tcPr>
            <w:tcW w:w="24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16" w14:textId="77777777" w:rsidR="00BB0001" w:rsidRDefault="00BB0001">
            <w:pPr>
              <w:spacing w:before="40" w:after="40"/>
            </w:pPr>
            <w:r>
              <w:rPr>
                <w:rFonts w:ascii="Arial" w:hAnsi="Arial" w:cs="Arial"/>
                <w:b/>
                <w:bCs/>
                <w:sz w:val="20"/>
                <w:szCs w:val="20"/>
                <w:color w:val="1F4E79"/>
              </w:rPr>
              <w:t xml:space="preserve">Public cible</w:t>
            </w:r>
          </w:p>
        </w:tc>
        <w:tc>
          <w:tcPr>
            <w:tcW w:w="66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17" w14:textId="77777777" w:rsidR="00BB0001" w:rsidRDefault="00BB0001">
            <w:pPr>
              <w:spacing w:before="40" w:after="40"/>
            </w:pPr>
            <w:r>
              <w:rPr>
                <w:rFonts w:ascii="Arial" w:hAnsi="Arial" w:cs="Arial"/>
                <w:sz w:val="20"/>
                <w:szCs w:val="20"/>
                <w:color w:val="1A1A1A"/>
              </w:rPr>
              <w:t xml:space="preserve">Populations rurales, personnes âgées, non-alphabétisées, sans smartphone ni Internet</w:t>
            </w:r>
          </w:p>
        </w:tc>
      </w:tr>
      <w:tr w:rsidR="00BB0001">
        <w:tc>
          <w:tcPr>
            <w:tcW w:w="2400" w:type="dxa"/>
            <w:shd w:val="clear" w:color="auto" w:fill="EBF3FB"/>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18" w14:textId="77777777" w:rsidR="00BB0001" w:rsidRDefault="00BB0001">
            <w:pPr>
              <w:spacing w:before="40" w:after="40"/>
            </w:pPr>
            <w:r>
              <w:rPr>
                <w:rFonts w:ascii="Arial" w:hAnsi="Arial" w:cs="Arial"/>
                <w:b/>
                <w:bCs/>
                <w:sz w:val="20"/>
                <w:szCs w:val="20"/>
                <w:color w:val="1F4E79"/>
              </w:rPr>
              <w:t xml:space="preserve">Rôle de l'agent</w:t>
            </w:r>
          </w:p>
        </w:tc>
        <w:tc>
          <w:tcPr>
            <w:tcW w:w="6626" w:type="dxa"/>
            <w:shd w:val="clear" w:color="auto" w:fill="F2F2F2"/>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19" w14:textId="77777777" w:rsidR="00BB0001" w:rsidRDefault="00BB0001">
            <w:pPr>
              <w:spacing w:before="40" w:after="40"/>
            </w:pPr>
            <w:r>
              <w:rPr>
                <w:rFonts w:ascii="Arial" w:hAnsi="Arial" w:cs="Arial"/>
                <w:sz w:val="20"/>
                <w:szCs w:val="20"/>
                <w:color w:val="1A1A1A"/>
              </w:rPr>
              <w:t xml:space="preserve">Saisie de la plainte dans la plateforme au nom de l'usager + suivi téléphonique</w:t>
            </w:r>
          </w:p>
        </w:tc>
      </w:tr>
      <w:tr w:rsidR="00BB0001">
        <w:tc>
          <w:tcPr>
            <w:tcW w:w="24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1A" w14:textId="77777777" w:rsidR="00BB0001" w:rsidRDefault="00BB0001">
            <w:pPr>
              <w:spacing w:before="40" w:after="40"/>
            </w:pPr>
            <w:r>
              <w:rPr>
                <w:rFonts w:ascii="Arial" w:hAnsi="Arial" w:cs="Arial"/>
                <w:b/>
                <w:bCs/>
                <w:sz w:val="20"/>
                <w:szCs w:val="20"/>
                <w:color w:val="1F4E79"/>
              </w:rPr>
              <w:t xml:space="preserve">Traçabilité</w:t>
            </w:r>
          </w:p>
        </w:tc>
        <w:tc>
          <w:tcPr>
            <w:tcW w:w="66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1B" w14:textId="77777777" w:rsidR="00BB0001" w:rsidRDefault="00BB0001">
            <w:pPr>
              <w:spacing w:before="40" w:after="40"/>
            </w:pPr>
            <w:r>
              <w:rPr>
                <w:rFonts w:ascii="Arial" w:hAnsi="Arial" w:cs="Arial"/>
                <w:sz w:val="20"/>
                <w:szCs w:val="20"/>
                <w:color w:val="1A1A1A"/>
              </w:rPr>
              <w:t xml:space="preserve">Ticket généré automatiquement avec canal d'entrée = "Call Center 136", horodatage, agent saisissant</w:t>
            </w:r>
          </w:p>
        </w:tc>
      </w:tr>
      <w:tr w:rsidR="00BB0001">
        <w:tc>
          <w:tcPr>
            <w:tcW w:w="2400" w:type="dxa"/>
            <w:shd w:val="clear" w:color="auto" w:fill="EBF3FB"/>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1C" w14:textId="77777777" w:rsidR="00BB0001" w:rsidRDefault="00BB0001">
            <w:pPr>
              <w:spacing w:before="40" w:after="40"/>
            </w:pPr>
            <w:r>
              <w:rPr>
                <w:rFonts w:ascii="Arial" w:hAnsi="Arial" w:cs="Arial"/>
                <w:b/>
                <w:bCs/>
                <w:sz w:val="20"/>
                <w:szCs w:val="20"/>
                <w:color w:val="1F4E79"/>
              </w:rPr>
              <w:t xml:space="preserve">Notification usager</w:t>
            </w:r>
          </w:p>
        </w:tc>
        <w:tc>
          <w:tcPr>
            <w:tcW w:w="6626" w:type="dxa"/>
            <w:shd w:val="clear" w:color="auto" w:fill="F2F2F2"/>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1D" w14:textId="77777777" w:rsidR="00BB0001" w:rsidRDefault="00BB0001">
            <w:pPr>
              <w:spacing w:before="40" w:after="40"/>
            </w:pPr>
            <w:r>
              <w:rPr>
                <w:rFonts w:ascii="Arial" w:hAnsi="Arial" w:cs="Arial"/>
                <w:sz w:val="20"/>
                <w:szCs w:val="20"/>
                <w:color w:val="1A1A1A"/>
              </w:rPr>
              <w:t xml:space="preserve">Numéro de ticket communiqué verbalement par l'agent ; suivi ultérieur possible par rappel ou SMS</w:t>
            </w:r>
          </w:p>
        </w:tc>
      </w:tr>
    </w:tbl>
    <w:p w14:paraId="3B00001E" w14:textId="77777777" w:rsidR="00BB0001" w:rsidRDefault="00BB0001">
      <w:pPr>
        <w:spacing w:before="60" w:after="60"/>
      </w:pPr>
    </w:p>
    <w:p w14:paraId="3B00001F" w14:textId="77777777" w:rsidR="00BB0001" w:rsidRDefault="00BB0001">
      <w:pPr>
        <w:pBdr>
          <w:bottom w:val="single" w:sz="6" w:space="1" w:color="2E75B6"/>
        </w:pBdr>
        <w:spacing w:before="160" w:after="60"/>
        <w:rPr>
          <w:rFonts w:ascii="Arial" w:hAnsi="Arial" w:cs="Arial"/>
          <w:b/>
          <w:bCs/>
          <w:sz w:val="24"/>
          <w:szCs w:val="24"/>
          <w:color w:val="1F4E79"/>
        </w:rPr>
      </w:pPr>
      <w:r>
        <w:rPr>
          <w:rFonts w:ascii="Arial" w:hAnsi="Arial" w:cs="Arial"/>
          <w:b/>
          <w:bCs/>
          <w:sz w:val="24"/>
          <w:szCs w:val="24"/>
          <w:color w:val="1F4E79"/>
        </w:rPr>
        <w:t>5 Bis.3 — Rôle de l'agent call center dans le workflow</w:t>
      </w:r>
    </w:p>
    <w:p w14:paraId="3B000020" w14:textId="77777777" w:rsidR="00BB0001" w:rsidRDefault="00BB0001">
      <w:pPr>
        <w:jc w:val="both"/>
        <w:spacing w:before="60" w:after="60"/>
        <w:rPr>
          <w:rFonts w:ascii="Arial" w:hAnsi="Arial" w:cs="Arial"/>
          <w:sz w:val="22"/>
          <w:szCs w:val="22"/>
          <w:color w:val="1A1A1A"/>
        </w:rPr>
      </w:pPr>
      <w:r>
        <w:rPr>
          <w:rFonts w:ascii="Arial" w:hAnsi="Arial" w:cs="Arial"/>
          <w:sz w:val="22"/>
          <w:szCs w:val="22"/>
          <w:color w:val="1A1A1A"/>
        </w:rPr>
        <w:t xml:space="preserve">L'agent du call center dispose d'un profil dédié dans la plateforme avec des droits de saisie et de consultation. Son rôle est strictement limité à la réception et à la transcription fidèle de la plainte. Une fois la plainte enregistrée, le workflow standard prend le relais (PFE → Direction → DDS → Ministère selon la gravité).</w:t>
      </w:r>
    </w:p>
    <w:tbl>
      <w:tblPr>
        <w:tblW w:w="9026" w:type="dxa"/>
        <w:tblBorders>
          <w:insideH w:val="single" w:sz="2" w:space="0" w:color="CCCCCC"/>
          <w:insideV w:val="single" w:sz="2" w:space="0" w:color="CCCCCC"/>
        </w:tblBorders>
        <w:tblLook w:val="04A0"/>
      </w:tblPr>
      <w:tblGrid>
        <w:gridCol w:w="2200"/>
        <w:gridCol w:w="1800"/>
        <w:gridCol w:w="5026"/>
      </w:tblGrid>
      <w:tr w:rsidR="00BB0001">
        <w:tc>
          <w:tcPr>
            <w:tcW w:w="2200" w:type="dxa"/>
            <w:shd w:val="clear" w:color="auto" w:fill="1F4E7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21" w14:textId="77777777" w:rsidR="00BB0001" w:rsidRDefault="00BB0001">
            <w:pPr>
              <w:spacing w:before="40" w:after="40"/>
            </w:pPr>
            <w:r>
              <w:rPr>
                <w:rFonts w:ascii="Arial" w:hAnsi="Arial" w:cs="Arial"/>
                <w:b/>
                <w:bCs/>
                <w:sz w:val="20"/>
                <w:szCs w:val="20"/>
                <w:color w:val="FFFFFF"/>
              </w:rPr>
              <w:t xml:space="preserve">Action</w:t>
            </w:r>
          </w:p>
        </w:tc>
        <w:tc>
          <w:tcPr>
            <w:tcW w:w="1800" w:type="dxa"/>
            <w:shd w:val="clear" w:color="auto" w:fill="1F4E7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22" w14:textId="77777777" w:rsidR="00BB0001" w:rsidRDefault="00BB0001">
            <w:pPr>
              <w:spacing w:before="40" w:after="40"/>
            </w:pPr>
            <w:r>
              <w:rPr>
                <w:rFonts w:ascii="Arial" w:hAnsi="Arial" w:cs="Arial"/>
                <w:b/>
                <w:bCs/>
                <w:sz w:val="20"/>
                <w:szCs w:val="20"/>
                <w:color w:val="FFFFFF"/>
              </w:rPr>
              <w:t xml:space="preserve">État entrant</w:t>
            </w:r>
          </w:p>
        </w:tc>
        <w:tc>
          <w:tcPr>
            <w:tcW w:w="5026" w:type="dxa"/>
            <w:shd w:val="clear" w:color="auto" w:fill="1F4E7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23" w14:textId="77777777" w:rsidR="00BB0001" w:rsidRDefault="00BB0001">
            <w:pPr>
              <w:spacing w:before="40" w:after="40"/>
            </w:pPr>
            <w:r>
              <w:rPr>
                <w:rFonts w:ascii="Arial" w:hAnsi="Arial" w:cs="Arial"/>
                <w:b/>
                <w:bCs/>
                <w:sz w:val="20"/>
                <w:szCs w:val="20"/>
                <w:color w:val="FFFFFF"/>
              </w:rPr>
              <w:t xml:space="preserve">Description</w:t>
            </w:r>
          </w:p>
        </w:tc>
      </w:tr>
      <w:tr w:rsidR="00BB0001">
        <w:tc>
          <w:tcPr>
            <w:tcW w:w="2200" w:type="dxa"/>
            <w:shd w:val="clear" w:color="auto" w:fill="EBF3FB"/>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24" w14:textId="77777777" w:rsidR="00BB0001" w:rsidRDefault="00BB0001">
            <w:pPr>
              <w:spacing w:before="40" w:after="40"/>
            </w:pPr>
            <w:r>
              <w:rPr>
                <w:rFonts w:ascii="Arial" w:hAnsi="Arial" w:cs="Arial"/>
                <w:sz w:val="20"/>
                <w:szCs w:val="20"/>
                <w:color w:val="1A1A1A"/>
              </w:rPr>
              <w:t xml:space="preserve">Recevoir l'appel</w:t>
            </w:r>
          </w:p>
        </w:tc>
        <w:tc>
          <w:tcPr>
            <w:tcW w:w="18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25" w14:textId="77777777" w:rsidR="00BB0001" w:rsidRDefault="00BB0001">
            <w:pPr>
              <w:spacing w:before="40" w:after="40"/>
            </w:pPr>
            <w:r>
              <w:rPr>
                <w:rFonts w:ascii="Arial" w:hAnsi="Arial" w:cs="Arial"/>
                <w:sz w:val="20"/>
                <w:szCs w:val="20"/>
                <w:color w:val="1A1A1A"/>
              </w:rPr>
              <w:t xml:space="preserve">Initiateur</w:t>
            </w:r>
          </w:p>
        </w:tc>
        <w:tc>
          <w:tcPr>
            <w:tcW w:w="50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26" w14:textId="77777777" w:rsidR="00BB0001" w:rsidRDefault="00BB0001">
            <w:pPr>
              <w:spacing w:before="40" w:after="40"/>
            </w:pPr>
            <w:r>
              <w:rPr>
                <w:rFonts w:ascii="Arial" w:hAnsi="Arial" w:cs="Arial"/>
                <w:sz w:val="20"/>
                <w:szCs w:val="20"/>
                <w:color w:val="1A1A1A"/>
              </w:rPr>
              <w:t xml:space="preserve">L'usager appelle le 136 et expose sa plainte verbalement</w:t>
            </w:r>
          </w:p>
        </w:tc>
      </w:tr>
      <w:tr w:rsidR="00BB0001">
        <w:tc>
          <w:tcPr>
            <w:tcW w:w="2200" w:type="dxa"/>
            <w:shd w:val="clear" w:color="auto" w:fill="F2F2F2"/>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27" w14:textId="77777777" w:rsidR="00BB0001" w:rsidRDefault="00BB0001">
            <w:pPr>
              <w:spacing w:before="40" w:after="40"/>
            </w:pPr>
            <w:r>
              <w:rPr>
                <w:rFonts w:ascii="Arial" w:hAnsi="Arial" w:cs="Arial"/>
                <w:sz w:val="20"/>
                <w:szCs w:val="20"/>
                <w:color w:val="1A1A1A"/>
              </w:rPr>
              <w:t xml:space="preserve">Saisir la plainte</w:t>
            </w:r>
          </w:p>
        </w:tc>
        <w:tc>
          <w:tcPr>
            <w:tcW w:w="1800" w:type="dxa"/>
            <w:shd w:val="clear" w:color="auto" w:fill="EBF3FB"/>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28" w14:textId="77777777" w:rsidR="00BB0001" w:rsidRDefault="00BB0001">
            <w:pPr>
              <w:spacing w:before="40" w:after="40"/>
            </w:pPr>
            <w:r>
              <w:rPr>
                <w:rFonts w:ascii="Arial" w:hAnsi="Arial" w:cs="Arial"/>
                <w:sz w:val="20"/>
                <w:szCs w:val="20"/>
                <w:color w:val="1A1A1A"/>
              </w:rPr>
              <w:t xml:space="preserve">—</w:t>
            </w:r>
          </w:p>
        </w:tc>
        <w:tc>
          <w:tcPr>
            <w:tcW w:w="5026" w:type="dxa"/>
            <w:shd w:val="clear" w:color="auto" w:fill="F2F2F2"/>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29" w14:textId="77777777" w:rsidR="00BB0001" w:rsidRDefault="00BB0001">
            <w:pPr>
              <w:spacing w:before="40" w:after="40"/>
            </w:pPr>
            <w:r>
              <w:rPr>
                <w:rFonts w:ascii="Arial" w:hAnsi="Arial" w:cs="Arial"/>
                <w:sz w:val="20"/>
                <w:szCs w:val="20"/>
                <w:color w:val="1A1A1A"/>
              </w:rPr>
              <w:t xml:space="preserve">L'agent entre la plainte dans la plateforme au nom de l'usager (canal = Call Center 136)</w:t>
            </w:r>
          </w:p>
        </w:tc>
      </w:tr>
      <w:tr w:rsidR="00BB0001">
        <w:tc>
          <w:tcPr>
            <w:tcW w:w="2200" w:type="dxa"/>
            <w:shd w:val="clear" w:color="auto" w:fill="EBF3FB"/>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2A" w14:textId="77777777" w:rsidR="00BB0001" w:rsidRDefault="00BB0001">
            <w:pPr>
              <w:spacing w:before="40" w:after="40"/>
            </w:pPr>
            <w:r>
              <w:rPr>
                <w:rFonts w:ascii="Arial" w:hAnsi="Arial" w:cs="Arial"/>
                <w:sz w:val="20"/>
                <w:szCs w:val="20"/>
                <w:color w:val="1A1A1A"/>
              </w:rPr>
              <w:t xml:space="preserve">Communiquer le ticket</w:t>
            </w:r>
          </w:p>
        </w:tc>
        <w:tc>
          <w:tcPr>
            <w:tcW w:w="18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2B" w14:textId="77777777" w:rsidR="00BB0001" w:rsidRDefault="00BB0001">
            <w:pPr>
              <w:spacing w:before="40" w:after="40"/>
            </w:pPr>
            <w:r>
              <w:rPr>
                <w:rFonts w:ascii="Arial" w:hAnsi="Arial" w:cs="Arial"/>
                <w:sz w:val="20"/>
                <w:szCs w:val="20"/>
                <w:color w:val="1A1A1A"/>
              </w:rPr>
              <w:t xml:space="preserve">SOUMISE</w:t>
            </w:r>
          </w:p>
        </w:tc>
        <w:tc>
          <w:tcPr>
            <w:tcW w:w="50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2C" w14:textId="77777777" w:rsidR="00BB0001" w:rsidRDefault="00BB0001">
            <w:pPr>
              <w:spacing w:before="40" w:after="40"/>
            </w:pPr>
            <w:r>
              <w:rPr>
                <w:rFonts w:ascii="Arial" w:hAnsi="Arial" w:cs="Arial"/>
                <w:sz w:val="20"/>
                <w:szCs w:val="20"/>
                <w:color w:val="1A1A1A"/>
              </w:rPr>
              <w:t xml:space="preserve">Donne le numéro de ticket à l'usager pour lui permettre d'assurer le suivi</w:t>
            </w:r>
          </w:p>
        </w:tc>
      </w:tr>
      <w:tr w:rsidR="00BB0001">
        <w:tc>
          <w:tcPr>
            <w:tcW w:w="2200" w:type="dxa"/>
            <w:shd w:val="clear" w:color="auto" w:fill="F2F2F2"/>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2D" w14:textId="77777777" w:rsidR="00BB0001" w:rsidRDefault="00BB0001">
            <w:pPr>
              <w:spacing w:before="40" w:after="40"/>
            </w:pPr>
            <w:r>
              <w:rPr>
                <w:rFonts w:ascii="Arial" w:hAnsi="Arial" w:cs="Arial"/>
                <w:sz w:val="20"/>
                <w:szCs w:val="20"/>
                <w:color w:val="1A1A1A"/>
              </w:rPr>
              <w:t xml:space="preserve">Assurer le suivi téléphonique</w:t>
            </w:r>
          </w:p>
        </w:tc>
        <w:tc>
          <w:tcPr>
            <w:tcW w:w="1800" w:type="dxa"/>
            <w:shd w:val="clear" w:color="auto" w:fill="EBF3FB"/>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2E" w14:textId="77777777" w:rsidR="00BB0001" w:rsidRDefault="00BB0001">
            <w:pPr>
              <w:spacing w:before="40" w:after="40"/>
            </w:pPr>
            <w:r>
              <w:rPr>
                <w:rFonts w:ascii="Arial" w:hAnsi="Arial" w:cs="Arial"/>
                <w:sz w:val="20"/>
                <w:szCs w:val="20"/>
                <w:color w:val="1A1A1A"/>
              </w:rPr>
              <w:t xml:space="preserve">À tout moment</w:t>
            </w:r>
          </w:p>
        </w:tc>
        <w:tc>
          <w:tcPr>
            <w:tcW w:w="5026" w:type="dxa"/>
            <w:shd w:val="clear" w:color="auto" w:fill="F2F2F2"/>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2F" w14:textId="77777777" w:rsidR="00BB0001" w:rsidRDefault="00BB0001">
            <w:pPr>
              <w:spacing w:before="40" w:after="40"/>
            </w:pPr>
            <w:r>
              <w:rPr>
                <w:rFonts w:ascii="Arial" w:hAnsi="Arial" w:cs="Arial"/>
                <w:sz w:val="20"/>
                <w:szCs w:val="20"/>
                <w:color w:val="1A1A1A"/>
              </w:rPr>
              <w:t xml:space="preserve">Rappelle l'usager si demande de complément ou communique l'avancement de sa plainte</w:t>
            </w:r>
          </w:p>
        </w:tc>
      </w:tr>
    </w:tbl>
    <w:p w14:paraId="3B000030" w14:textId="77777777" w:rsidR="00BB0001" w:rsidRDefault="00BB0001">
      <w:pPr>
        <w:spacing w:before="60" w:after="60"/>
      </w:pPr>
    </w:p>
    <w:p w14:paraId="3B000031" w14:textId="77777777" w:rsidR="00BB0001" w:rsidRDefault="00BB0001">
      <w:pPr>
        <w:pStyle w:val="Titre1"/>
        <w:shd w:val="clear" w:color="auto" w:fill="1F4E79"/>
        <w:ind w:left="200" w:right="200"/>
        <w:spacing w:before="360" w:after="120"/>
        <w:rPr>
          <w:rFonts w:ascii="Arial" w:hAnsi="Arial" w:cs="Arial"/>
          <w:b/>
          <w:bCs/>
          <w:sz w:val="30"/>
          <w:szCs w:val="30"/>
          <w:color w:val="FFFFFF"/>
        </w:rPr>
      </w:pPr>
      <w:r>
        <w:rPr>
          <w:rFonts w:ascii="Arial" w:hAnsi="Arial" w:cs="Arial"/>
          <w:b/>
          <w:bCs/>
          <w:sz w:val="30"/>
          <w:szCs w:val="30"/>
          <w:color w:val="FFFFFF"/>
        </w:rPr>
        <w:t>5 TER. PYRAMIDE SANITAIRE ET ORGANISATION DES POINTS FOCAUX</w:t>
      </w:r>
    </w:p>
    <w:p w14:paraId="3B000032" w14:textId="77777777" w:rsidR="00BB0001" w:rsidRDefault="00BB0001">
      <w:pPr>
        <w:spacing w:before="60" w:after="60"/>
      </w:pPr>
    </w:p>
    <w:p w14:paraId="3B000033" w14:textId="77777777" w:rsidR="00BB0001" w:rsidRDefault="00BB0001">
      <w:pPr>
        <w:jc w:val="both"/>
        <w:spacing w:before="60" w:after="60"/>
        <w:rPr>
          <w:rFonts w:ascii="Arial" w:hAnsi="Arial" w:cs="Arial"/>
          <w:sz w:val="22"/>
          <w:szCs w:val="22"/>
          <w:color w:val="1A1A1A"/>
        </w:rPr>
      </w:pPr>
      <w:r>
        <w:rPr>
          <w:rFonts w:ascii="Arial" w:hAnsi="Arial" w:cs="Arial"/>
          <w:sz w:val="22"/>
          <w:szCs w:val="22"/>
          <w:color w:val="1A1A1A"/>
        </w:rPr>
        <w:t xml:space="preserve">La plateforme PGPUSS s'intègre dans l'organisation pyramidale du système sanitaire béninois. Chaque niveau de la pyramide dispose d'un Point Focal désigné, responsable de la gestion des plaintes de son aire géographique et de la remontée d'information vers la hiérarchie.</w:t>
      </w:r>
    </w:p>
    <w:p w14:paraId="3B000034" w14:textId="77777777" w:rsidR="00BB0001" w:rsidRDefault="00BB0001">
      <w:pPr>
        <w:spacing w:before="60" w:after="60"/>
      </w:pPr>
    </w:p>
    <w:p w14:paraId="3B000035" w14:textId="77777777" w:rsidR="00BB0001" w:rsidRDefault="00BB0001">
      <w:pPr>
        <w:pBdr>
          <w:bottom w:val="single" w:sz="6" w:space="1" w:color="2E75B6"/>
        </w:pBdr>
        <w:spacing w:before="160" w:after="60"/>
        <w:rPr>
          <w:rFonts w:ascii="Arial" w:hAnsi="Arial" w:cs="Arial"/>
          <w:b/>
          <w:bCs/>
          <w:sz w:val="24"/>
          <w:szCs w:val="24"/>
          <w:color w:val="1F4E79"/>
        </w:rPr>
      </w:pPr>
      <w:r>
        <w:rPr>
          <w:rFonts w:ascii="Arial" w:hAnsi="Arial" w:cs="Arial"/>
          <w:b/>
          <w:bCs/>
          <w:sz w:val="24"/>
          <w:szCs w:val="24"/>
          <w:color w:val="1F4E79"/>
        </w:rPr>
        <w:t>5 Ter.1 — Structure de la pyramide sanitaire</w:t>
      </w:r>
    </w:p>
    <w:p w14:paraId="3B000036" w14:textId="77777777" w:rsidR="00BB0001" w:rsidRDefault="00BB0001">
      <w:pPr>
        <w:spacing w:before="60" w:after="60"/>
      </w:pPr>
    </w:p>
    <w:tbl>
      <w:tblPr>
        <w:tblW w:w="9026" w:type="dxa"/>
        <w:tblBorders>
          <w:insideH w:val="single" w:sz="2" w:space="0" w:color="CCCCCC"/>
          <w:insideV w:val="single" w:sz="2" w:space="0" w:color="CCCCCC"/>
        </w:tblBorders>
        <w:tblLook w:val="04A0"/>
      </w:tblPr>
      <w:tblGrid>
        <w:gridCol w:w="1400"/>
        <w:gridCol w:w="2200"/>
        <w:gridCol w:w="2626"/>
        <w:gridCol w:w="2800"/>
      </w:tblGrid>
      <w:tr w:rsidR="00BB0001">
        <w:tc>
          <w:tcPr>
            <w:tcW w:w="1400" w:type="dxa"/>
            <w:shd w:val="clear" w:color="auto" w:fill="1F4E7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37" w14:textId="77777777" w:rsidR="00BB0001" w:rsidRDefault="00BB0001">
            <w:pPr>
              <w:spacing w:before="40" w:after="40"/>
            </w:pPr>
            <w:r>
              <w:rPr>
                <w:rFonts w:ascii="Arial" w:hAnsi="Arial" w:cs="Arial"/>
                <w:b/>
                <w:bCs/>
                <w:sz w:val="20"/>
                <w:szCs w:val="20"/>
                <w:color w:val="FFFFFF"/>
              </w:rPr>
              <w:t xml:space="preserve">Niveau</w:t>
            </w:r>
          </w:p>
        </w:tc>
        <w:tc>
          <w:tcPr>
            <w:tcW w:w="2200" w:type="dxa"/>
            <w:shd w:val="clear" w:color="auto" w:fill="1F4E7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38" w14:textId="77777777" w:rsidR="00BB0001" w:rsidRDefault="00BB0001">
            <w:pPr>
              <w:spacing w:before="40" w:after="40"/>
            </w:pPr>
            <w:r>
              <w:rPr>
                <w:rFonts w:ascii="Arial" w:hAnsi="Arial" w:cs="Arial"/>
                <w:b/>
                <w:bCs/>
                <w:sz w:val="20"/>
                <w:szCs w:val="20"/>
                <w:color w:val="FFFFFF"/>
              </w:rPr>
              <w:t xml:space="preserve">Désignation</w:t>
            </w:r>
          </w:p>
        </w:tc>
        <w:tc>
          <w:tcPr>
            <w:tcW w:w="2626" w:type="dxa"/>
            <w:shd w:val="clear" w:color="auto" w:fill="1F4E7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39" w14:textId="77777777" w:rsidR="00BB0001" w:rsidRDefault="00BB0001">
            <w:pPr>
              <w:spacing w:before="40" w:after="40"/>
            </w:pPr>
            <w:r>
              <w:rPr>
                <w:rFonts w:ascii="Arial" w:hAnsi="Arial" w:cs="Arial"/>
                <w:b/>
                <w:bCs/>
                <w:sz w:val="20"/>
                <w:szCs w:val="20"/>
                <w:color w:val="FFFFFF"/>
              </w:rPr>
              <w:t xml:space="preserve">Exemple / Périmètre</w:t>
            </w:r>
          </w:p>
        </w:tc>
        <w:tc>
          <w:tcPr>
            <w:tcW w:w="2800" w:type="dxa"/>
            <w:shd w:val="clear" w:color="auto" w:fill="1F4E7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3A" w14:textId="77777777" w:rsidR="00BB0001" w:rsidRDefault="00BB0001">
            <w:pPr>
              <w:spacing w:before="40" w:after="40"/>
            </w:pPr>
            <w:r>
              <w:rPr>
                <w:rFonts w:ascii="Arial" w:hAnsi="Arial" w:cs="Arial"/>
                <w:b/>
                <w:bCs/>
                <w:sz w:val="20"/>
                <w:szCs w:val="20"/>
                <w:color w:val="FFFFFF"/>
              </w:rPr>
              <w:t xml:space="preserve">Point Focal désigné</w:t>
            </w:r>
          </w:p>
        </w:tc>
      </w:tr>
      <w:tr w:rsidR="00BB0001">
        <w:tc>
          <w:tcPr>
            <w:tcW w:w="1400" w:type="dxa"/>
            <w:shd w:val="clear" w:color="auto" w:fill="E2EFD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3B" w14:textId="77777777" w:rsidR="00BB0001" w:rsidRDefault="00BB0001">
            <w:pPr>
              <w:spacing w:before="40" w:after="40"/>
            </w:pPr>
            <w:r>
              <w:rPr>
                <w:rFonts w:ascii="Arial" w:hAnsi="Arial" w:cs="Arial"/>
                <w:sz w:val="20"/>
                <w:szCs w:val="20"/>
                <w:color w:val="375623"/>
              </w:rPr>
              <w:t xml:space="preserve">Niveau 1 — Périphérique</w:t>
            </w:r>
          </w:p>
        </w:tc>
        <w:tc>
          <w:tcPr>
            <w:tcW w:w="2200"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3C" w14:textId="77777777" w:rsidR="00BB0001" w:rsidRDefault="00BB0001">
            <w:pPr>
              <w:spacing w:before="40" w:after="40"/>
            </w:pPr>
            <w:r>
              <w:rPr>
                <w:rFonts w:ascii="Arial" w:hAnsi="Arial" w:cs="Arial"/>
                <w:sz w:val="20"/>
                <w:szCs w:val="20"/>
                <w:color w:val="1A1A1A"/>
              </w:rPr>
              <w:t xml:space="preserve">Formations sanitaires publiques et privées</w:t>
            </w:r>
          </w:p>
        </w:tc>
        <w:tc>
          <w:tcPr>
            <w:tcW w:w="2626" w:type="dxa"/>
            <w:shd w:val="clear" w:color="auto" w:fill="F2F2F2"/>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3D" w14:textId="77777777" w:rsidR="00BB0001" w:rsidRDefault="00BB0001">
            <w:pPr>
              <w:spacing w:before="40" w:after="40"/>
            </w:pPr>
            <w:r>
              <w:rPr>
                <w:rFonts w:ascii="Arial" w:hAnsi="Arial" w:cs="Arial"/>
                <w:sz w:val="20"/>
                <w:szCs w:val="20"/>
                <w:color w:val="1A1A1A"/>
              </w:rPr>
              <w:t xml:space="preserve">CSA, CSC, Hôpital de zone, cliniques privées agréées</w:t>
            </w:r>
          </w:p>
        </w:tc>
        <w:tc>
          <w:tcPr>
            <w:tcW w:w="2800"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3E" w14:textId="77777777" w:rsidR="00BB0001" w:rsidRDefault="00BB0001">
            <w:pPr>
              <w:spacing w:before="40" w:after="40"/>
            </w:pPr>
            <w:r>
              <w:rPr>
                <w:rFonts w:ascii="Arial" w:hAnsi="Arial" w:cs="Arial"/>
                <w:sz w:val="20"/>
                <w:szCs w:val="20"/>
                <w:color w:val="1A1A1A"/>
              </w:rPr>
              <w:t xml:space="preserve">Point Focal Établissement (PFE)</w:t>
            </w:r>
          </w:p>
        </w:tc>
      </w:tr>
      <w:tr w:rsidR="00BB0001">
        <w:tc>
          <w:tcPr>
            <w:tcW w:w="14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3F" w14:textId="77777777" w:rsidR="00BB0001" w:rsidRDefault="00BB0001">
            <w:pPr>
              <w:spacing w:before="40" w:after="40"/>
            </w:pPr>
            <w:r>
              <w:rPr>
                <w:rFonts w:ascii="Arial" w:hAnsi="Arial" w:cs="Arial"/>
                <w:sz w:val="20"/>
                <w:szCs w:val="20"/>
                <w:color w:val="1F4E79"/>
              </w:rPr>
              <w:t xml:space="preserve">Niveau 2 — Zone sanitaire</w:t>
            </w:r>
          </w:p>
        </w:tc>
        <w:tc>
          <w:tcPr>
            <w:tcW w:w="2200" w:type="dxa"/>
            <w:shd w:val="clear" w:color="auto" w:fill="EBF3FB"/>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40" w14:textId="77777777" w:rsidR="00BB0001" w:rsidRDefault="00BB0001">
            <w:pPr>
              <w:spacing w:before="40" w:after="40"/>
            </w:pPr>
            <w:r>
              <w:rPr>
                <w:rFonts w:ascii="Arial" w:hAnsi="Arial" w:cs="Arial"/>
                <w:sz w:val="20"/>
                <w:szCs w:val="20"/>
                <w:color w:val="1A1A1A"/>
              </w:rPr>
              <w:t xml:space="preserve">Regroupe plusieurs communes</w:t>
            </w:r>
          </w:p>
        </w:tc>
        <w:tc>
          <w:tcPr>
            <w:tcW w:w="26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41" w14:textId="77777777" w:rsidR="00BB0001" w:rsidRDefault="00BB0001">
            <w:pPr>
              <w:spacing w:before="40" w:after="40"/>
            </w:pPr>
            <w:r>
              <w:rPr>
                <w:rFonts w:ascii="Arial" w:hAnsi="Arial" w:cs="Arial"/>
                <w:sz w:val="20"/>
                <w:szCs w:val="20"/>
                <w:color w:val="1A1A1A"/>
              </w:rPr>
              <w:t xml:space="preserve">Ex : Zone sanitaire Bembéréké-Sinendé</w:t>
            </w:r>
          </w:p>
        </w:tc>
        <w:tc>
          <w:tcPr>
            <w:tcW w:w="2800" w:type="dxa"/>
            <w:shd w:val="clear" w:color="auto" w:fill="EBF3FB"/>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42" w14:textId="77777777" w:rsidR="00BB0001" w:rsidRDefault="00BB0001">
            <w:pPr>
              <w:spacing w:before="40" w:after="40"/>
            </w:pPr>
            <w:r>
              <w:rPr>
                <w:rFonts w:ascii="Arial" w:hAnsi="Arial" w:cs="Arial"/>
                <w:sz w:val="20"/>
                <w:szCs w:val="20"/>
                <w:color w:val="1A1A1A"/>
              </w:rPr>
              <w:t xml:space="preserve">Point Focal Zone Sanitaire (PFZS)</w:t>
            </w:r>
          </w:p>
        </w:tc>
      </w:tr>
      <w:tr w:rsidR="00BB0001">
        <w:tc>
          <w:tcPr>
            <w:tcW w:w="1400" w:type="dxa"/>
            <w:shd w:val="clear" w:color="auto" w:fill="FCE4D6"/>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43" w14:textId="77777777" w:rsidR="00BB0001" w:rsidRDefault="00BB0001">
            <w:pPr>
              <w:spacing w:before="40" w:after="40"/>
            </w:pPr>
            <w:r>
              <w:rPr>
                <w:rFonts w:ascii="Arial" w:hAnsi="Arial" w:cs="Arial"/>
                <w:sz w:val="20"/>
                <w:szCs w:val="20"/>
                <w:color w:val="833C00"/>
              </w:rPr>
              <w:t xml:space="preserve">Niveau 3 — Départemental</w:t>
            </w:r>
          </w:p>
        </w:tc>
        <w:tc>
          <w:tcPr>
            <w:tcW w:w="2200" w:type="dxa"/>
            <w:shd w:val="clear" w:color="auto" w:fill="FFF2CC"/>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44" w14:textId="77777777" w:rsidR="00BB0001" w:rsidRDefault="00BB0001">
            <w:pPr>
              <w:spacing w:before="40" w:after="40"/>
            </w:pPr>
            <w:r>
              <w:rPr>
                <w:rFonts w:ascii="Arial" w:hAnsi="Arial" w:cs="Arial"/>
                <w:sz w:val="20"/>
                <w:szCs w:val="20"/>
                <w:color w:val="1A1A1A"/>
              </w:rPr>
              <w:t xml:space="preserve">Direction Départementale de la Santé (DDS)</w:t>
            </w:r>
          </w:p>
        </w:tc>
        <w:tc>
          <w:tcPr>
            <w:tcW w:w="2626" w:type="dxa"/>
            <w:shd w:val="clear" w:color="auto" w:fill="FFF2CC"/>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45" w14:textId="77777777" w:rsidR="00BB0001" w:rsidRDefault="00BB0001">
            <w:pPr>
              <w:spacing w:before="40" w:after="40"/>
            </w:pPr>
            <w:r>
              <w:rPr>
                <w:rFonts w:ascii="Arial" w:hAnsi="Arial" w:cs="Arial"/>
                <w:sz w:val="20"/>
                <w:szCs w:val="20"/>
                <w:color w:val="1A1A1A"/>
              </w:rPr>
              <w:t xml:space="preserve">12 départements du Bénin</w:t>
            </w:r>
          </w:p>
        </w:tc>
        <w:tc>
          <w:tcPr>
            <w:tcW w:w="2800" w:type="dxa"/>
            <w:shd w:val="clear" w:color="auto" w:fill="FFF2CC"/>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46" w14:textId="77777777" w:rsidR="00BB0001" w:rsidRDefault="00BB0001">
            <w:pPr>
              <w:spacing w:before="40" w:after="40"/>
            </w:pPr>
            <w:r>
              <w:rPr>
                <w:rFonts w:ascii="Arial" w:hAnsi="Arial" w:cs="Arial"/>
                <w:sz w:val="20"/>
                <w:szCs w:val="20"/>
                <w:color w:val="1A1A1A"/>
              </w:rPr>
              <w:t xml:space="preserve">Point Focal DDS (PF-DDS)</w:t>
            </w:r>
          </w:p>
        </w:tc>
      </w:tr>
      <w:tr w:rsidR="00BB0001">
        <w:tc>
          <w:tcPr>
            <w:tcW w:w="1400" w:type="dxa"/>
            <w:shd w:val="clear" w:color="auto" w:fill="C00000"/>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47" w14:textId="77777777" w:rsidR="00BB0001" w:rsidRDefault="00BB0001">
            <w:pPr>
              <w:spacing w:before="40" w:after="40"/>
            </w:pPr>
            <w:r>
              <w:rPr>
                <w:rFonts w:ascii="Arial" w:hAnsi="Arial" w:cs="Arial"/>
                <w:b/>
                <w:bCs/>
                <w:sz w:val="20"/>
                <w:szCs w:val="20"/>
                <w:color w:val="FFFFFF"/>
              </w:rPr>
              <w:t xml:space="preserve">Niveau 4 — National</w:t>
            </w:r>
          </w:p>
        </w:tc>
        <w:tc>
          <w:tcPr>
            <w:tcW w:w="2200" w:type="dxa"/>
            <w:shd w:val="clear" w:color="auto" w:fill="FFE8E8"/>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48" w14:textId="77777777" w:rsidR="00BB0001" w:rsidRDefault="00BB0001">
            <w:pPr>
              <w:spacing w:before="40" w:after="40"/>
            </w:pPr>
            <w:r>
              <w:rPr>
                <w:rFonts w:ascii="Arial" w:hAnsi="Arial" w:cs="Arial"/>
                <w:sz w:val="20"/>
                <w:szCs w:val="20"/>
                <w:color w:val="1A1A1A"/>
              </w:rPr>
              <w:t xml:space="preserve">Ministère de la Santé / DQSS</w:t>
            </w:r>
          </w:p>
        </w:tc>
        <w:tc>
          <w:tcPr>
            <w:tcW w:w="2626" w:type="dxa"/>
            <w:shd w:val="clear" w:color="auto" w:fill="FFE8E8"/>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49" w14:textId="77777777" w:rsidR="00BB0001" w:rsidRDefault="00BB0001">
            <w:pPr>
              <w:spacing w:before="40" w:after="40"/>
            </w:pPr>
            <w:r>
              <w:rPr>
                <w:rFonts w:ascii="Arial" w:hAnsi="Arial" w:cs="Arial"/>
                <w:sz w:val="20"/>
                <w:szCs w:val="20"/>
                <w:color w:val="1A1A1A"/>
              </w:rPr>
              <w:t xml:space="preserve">Niveau central — visibilité nationale sur toutes les plaintes</w:t>
            </w:r>
          </w:p>
        </w:tc>
        <w:tc>
          <w:tcPr>
            <w:tcW w:w="2800" w:type="dxa"/>
            <w:shd w:val="clear" w:color="auto" w:fill="FFE8E8"/>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4A" w14:textId="77777777" w:rsidR="00BB0001" w:rsidRDefault="00BB0001">
            <w:pPr>
              <w:spacing w:before="40" w:after="40"/>
            </w:pPr>
            <w:r>
              <w:rPr>
                <w:rFonts w:ascii="Arial" w:hAnsi="Arial" w:cs="Arial"/>
                <w:sz w:val="20"/>
                <w:szCs w:val="20"/>
                <w:color w:val="1A1A1A"/>
              </w:rPr>
              <w:t xml:space="preserve">Point Focal National (PF-DQSS)</w:t>
            </w:r>
          </w:p>
        </w:tc>
      </w:tr>
    </w:tbl>
    <w:p w14:paraId="3B00004B" w14:textId="77777777" w:rsidR="00BB0001" w:rsidRDefault="00BB0001">
      <w:pPr>
        <w:spacing w:before="60" w:after="60"/>
      </w:pPr>
    </w:p>
    <w:p w14:paraId="3B00004C" w14:textId="77777777" w:rsidR="00BB0001" w:rsidRDefault="00BB0001">
      <w:pPr>
        <w:pBdr>
          <w:bottom w:val="single" w:sz="6" w:space="1" w:color="2E75B6"/>
        </w:pBdr>
        <w:spacing w:before="160" w:after="60"/>
        <w:rPr>
          <w:rFonts w:ascii="Arial" w:hAnsi="Arial" w:cs="Arial"/>
          <w:b/>
          <w:bCs/>
          <w:sz w:val="24"/>
          <w:szCs w:val="24"/>
          <w:color w:val="1F4E79"/>
        </w:rPr>
      </w:pPr>
      <w:r>
        <w:rPr>
          <w:rFonts w:ascii="Arial" w:hAnsi="Arial" w:cs="Arial"/>
          <w:b/>
          <w:bCs/>
          <w:sz w:val="24"/>
          <w:szCs w:val="24"/>
          <w:color w:val="1F4E79"/>
        </w:rPr>
        <w:t>5 Ter.2 — Rôles et responsabilités par niveau</w:t>
      </w:r>
    </w:p>
    <w:p w14:paraId="3B00004D" w14:textId="77777777" w:rsidR="00BB0001" w:rsidRDefault="00BB0001">
      <w:pPr>
        <w:spacing w:before="60" w:after="60"/>
      </w:pPr>
    </w:p>
    <w:p w14:paraId="3B00004E" w14:textId="77777777" w:rsidR="00BB0001" w:rsidRDefault="00BB0001">
      <w:pPr>
        <w:shd w:val="clear" w:color="auto" w:fill="375623"/>
        <w:jc w:val="both"/>
        <w:ind w:left="160" w:right="160"/>
        <w:spacing w:before="240" w:after="80"/>
        <w:rPr>
          <w:rFonts w:ascii="Arial" w:hAnsi="Arial" w:cs="Arial"/>
          <w:b/>
          <w:bCs/>
          <w:sz w:val="22"/>
          <w:szCs w:val="22"/>
          <w:color w:val="FFFFFF"/>
        </w:rPr>
      </w:pPr>
      <w:r>
        <w:rPr>
          <w:rFonts w:ascii="Arial" w:hAnsi="Arial" w:cs="Arial"/>
          <w:b/>
          <w:bCs/>
          <w:sz w:val="22"/>
          <w:szCs w:val="22"/>
          <w:color w:val="FFFFFF"/>
        </w:rPr>
        <w:t>Niveau 1 — Point Focal Établissement (PFE)</w:t>
      </w:r>
    </w:p>
    <w:p w14:paraId="3B00004F" w14:textId="77777777" w:rsidR="00BB0001" w:rsidRDefault="00BB0001">
      <w:pPr>
        <w:jc w:val="both"/>
        <w:spacing w:before="60" w:after="60"/>
        <w:rPr>
          <w:rFonts w:ascii="Arial" w:hAnsi="Arial" w:cs="Arial"/>
          <w:sz w:val="22"/>
          <w:szCs w:val="22"/>
          <w:color w:val="1A1A1A"/>
        </w:rPr>
      </w:pPr>
      <w:r>
        <w:rPr>
          <w:rFonts w:ascii="Arial" w:hAnsi="Arial" w:cs="Arial"/>
          <w:sz w:val="22"/>
          <w:szCs w:val="22"/>
          <w:color w:val="1A1A1A"/>
        </w:rPr>
        <w:t xml:space="preserve">Premier récepteur de toutes les plaintes déposées au sein de son établissement (via tous les canaux disponibles). Il qualifie, affecte et coordonne le traitement interne. Il escalade les plaintes dépassant le niveau de l'établissement vers le Point Focal Zone Sanitaire.</w:t>
      </w:r>
    </w:p>
    <w:p w14:paraId="3B000050" w14:textId="77777777" w:rsidR="00BB0001" w:rsidRDefault="00BB0001">
      <w:pPr>
        <w:spacing w:before="60" w:after="60"/>
      </w:pPr>
    </w:p>
    <w:p w14:paraId="3B000051" w14:textId="77777777" w:rsidR="00BB0001" w:rsidRDefault="00BB0001">
      <w:pPr>
        <w:shd w:val="clear" w:color="auto" w:fill="2E75B6"/>
        <w:jc w:val="both"/>
        <w:ind w:left="160" w:right="160"/>
        <w:spacing w:before="240" w:after="80"/>
        <w:rPr>
          <w:rFonts w:ascii="Arial" w:hAnsi="Arial" w:cs="Arial"/>
          <w:b/>
          <w:bCs/>
          <w:sz w:val="22"/>
          <w:szCs w:val="22"/>
          <w:color w:val="FFFFFF"/>
        </w:rPr>
      </w:pPr>
      <w:r>
        <w:rPr>
          <w:rFonts w:ascii="Arial" w:hAnsi="Arial" w:cs="Arial"/>
          <w:b/>
          <w:bCs/>
          <w:sz w:val="22"/>
          <w:szCs w:val="22"/>
          <w:color w:val="FFFFFF"/>
        </w:rPr>
        <w:t>Niveau 2 — Point Focal Zone Sanitaire (PFZS)</w:t>
      </w:r>
    </w:p>
    <w:p w14:paraId="3B000052" w14:textId="77777777" w:rsidR="00BB0001" w:rsidRDefault="00BB0001">
      <w:pPr>
        <w:jc w:val="both"/>
        <w:spacing w:before="60" w:after="60"/>
        <w:rPr>
          <w:rFonts w:ascii="Arial" w:hAnsi="Arial" w:cs="Arial"/>
          <w:sz w:val="22"/>
          <w:szCs w:val="22"/>
          <w:color w:val="1A1A1A"/>
        </w:rPr>
      </w:pPr>
      <w:r>
        <w:rPr>
          <w:rFonts w:ascii="Arial" w:hAnsi="Arial" w:cs="Arial"/>
          <w:sz w:val="22"/>
          <w:szCs w:val="22"/>
          <w:color w:val="1A1A1A"/>
        </w:rPr>
        <w:t xml:space="preserve">Le Point Focal Zone Sanitaire coordonne et gère toutes les plaintes des structures de soins de son aire géographique (ensemble des formations sanitaires publiques et privées de la zone). Il supervise l'activité des PFE de sa zone, instruit les plaintes escaladées par les établissements, et rend compte à la DDS de son département. Il dispose d'un tableau de bord consolidé de sa zone sanitaire.</w:t>
      </w:r>
    </w:p>
    <w:tbl>
      <w:tblPr>
        <w:tblW w:w="9026" w:type="dxa"/>
        <w:tblBorders>
          <w:insideH w:val="single" w:sz="2" w:space="0" w:color="CCCCCC"/>
          <w:insideV w:val="single" w:sz="2" w:space="0" w:color="CCCCCC"/>
        </w:tblBorders>
        <w:tblLook w:val="04A0"/>
      </w:tblPr>
      <w:tblGrid>
        <w:gridCol w:w="2200"/>
        <w:gridCol w:w="1800"/>
        <w:gridCol w:w="5026"/>
      </w:tblGrid>
      <w:tr w:rsidR="00BB0001">
        <w:tc>
          <w:tcPr>
            <w:tcW w:w="2200" w:type="dxa"/>
            <w:shd w:val="clear" w:color="auto" w:fill="1F4E7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53" w14:textId="77777777" w:rsidR="00BB0001" w:rsidRDefault="00BB0001">
            <w:pPr>
              <w:spacing w:before="40" w:after="40"/>
            </w:pPr>
            <w:r>
              <w:rPr>
                <w:rFonts w:ascii="Arial" w:hAnsi="Arial" w:cs="Arial"/>
                <w:b/>
                <w:bCs/>
                <w:sz w:val="20"/>
                <w:szCs w:val="20"/>
                <w:color w:val="FFFFFF"/>
              </w:rPr>
              <w:t xml:space="preserve">Action</w:t>
            </w:r>
          </w:p>
        </w:tc>
        <w:tc>
          <w:tcPr>
            <w:tcW w:w="1800" w:type="dxa"/>
            <w:shd w:val="clear" w:color="auto" w:fill="1F4E7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54" w14:textId="77777777" w:rsidR="00BB0001" w:rsidRDefault="00BB0001">
            <w:pPr>
              <w:spacing w:before="40" w:after="40"/>
            </w:pPr>
            <w:r>
              <w:rPr>
                <w:rFonts w:ascii="Arial" w:hAnsi="Arial" w:cs="Arial"/>
                <w:b/>
                <w:bCs/>
                <w:sz w:val="20"/>
                <w:szCs w:val="20"/>
                <w:color w:val="FFFFFF"/>
              </w:rPr>
              <w:t xml:space="preserve">État entrant</w:t>
            </w:r>
          </w:p>
        </w:tc>
        <w:tc>
          <w:tcPr>
            <w:tcW w:w="5026" w:type="dxa"/>
            <w:shd w:val="clear" w:color="auto" w:fill="1F4E7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55" w14:textId="77777777" w:rsidR="00BB0001" w:rsidRDefault="00BB0001">
            <w:pPr>
              <w:spacing w:before="40" w:after="40"/>
            </w:pPr>
            <w:r>
              <w:rPr>
                <w:rFonts w:ascii="Arial" w:hAnsi="Arial" w:cs="Arial"/>
                <w:b/>
                <w:bCs/>
                <w:sz w:val="20"/>
                <w:szCs w:val="20"/>
                <w:color w:val="FFFFFF"/>
              </w:rPr>
              <w:t xml:space="preserve">Description</w:t>
            </w:r>
          </w:p>
        </w:tc>
      </w:tr>
      <w:tr w:rsidR="00BB0001">
        <w:tc>
          <w:tcPr>
            <w:tcW w:w="2200" w:type="dxa"/>
            <w:shd w:val="clear" w:color="auto" w:fill="EBF3FB"/>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56" w14:textId="77777777" w:rsidR="00BB0001" w:rsidRDefault="00BB0001">
            <w:pPr>
              <w:spacing w:before="40" w:after="40"/>
            </w:pPr>
            <w:r>
              <w:rPr>
                <w:rFonts w:ascii="Arial" w:hAnsi="Arial" w:cs="Arial"/>
                <w:sz w:val="20"/>
                <w:szCs w:val="20"/>
                <w:color w:val="1A1A1A"/>
              </w:rPr>
              <w:t xml:space="preserve">Superviser les PFE de la zone</w:t>
            </w:r>
          </w:p>
        </w:tc>
        <w:tc>
          <w:tcPr>
            <w:tcW w:w="18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57" w14:textId="77777777" w:rsidR="00BB0001" w:rsidRDefault="00BB0001">
            <w:pPr>
              <w:spacing w:before="40" w:after="40"/>
            </w:pPr>
            <w:r>
              <w:rPr>
                <w:rFonts w:ascii="Arial" w:hAnsi="Arial" w:cs="Arial"/>
                <w:sz w:val="20"/>
                <w:szCs w:val="20"/>
                <w:color w:val="1A1A1A"/>
              </w:rPr>
              <w:t xml:space="preserve">À tout moment</w:t>
            </w:r>
          </w:p>
        </w:tc>
        <w:tc>
          <w:tcPr>
            <w:tcW w:w="50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58" w14:textId="77777777" w:rsidR="00BB0001" w:rsidRDefault="00BB0001">
            <w:pPr>
              <w:spacing w:before="40" w:after="40"/>
            </w:pPr>
            <w:r>
              <w:rPr>
                <w:rFonts w:ascii="Arial" w:hAnsi="Arial" w:cs="Arial"/>
                <w:sz w:val="20"/>
                <w:szCs w:val="20"/>
                <w:color w:val="1A1A1A"/>
              </w:rPr>
              <w:t xml:space="preserve">Accès au tableau de bord consolidé de toutes les plaintes de son aire géographique</w:t>
            </w:r>
          </w:p>
        </w:tc>
      </w:tr>
      <w:tr w:rsidR="00BB0001">
        <w:tc>
          <w:tcPr>
            <w:tcW w:w="2200" w:type="dxa"/>
            <w:shd w:val="clear" w:color="auto" w:fill="F2F2F2"/>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59" w14:textId="77777777" w:rsidR="00BB0001" w:rsidRDefault="00BB0001">
            <w:pPr>
              <w:spacing w:before="40" w:after="40"/>
            </w:pPr>
            <w:r>
              <w:rPr>
                <w:rFonts w:ascii="Arial" w:hAnsi="Arial" w:cs="Arial"/>
                <w:sz w:val="20"/>
                <w:szCs w:val="20"/>
                <w:color w:val="1A1A1A"/>
              </w:rPr>
              <w:t xml:space="preserve">Recevoir une escalade PFE</w:t>
            </w:r>
          </w:p>
        </w:tc>
        <w:tc>
          <w:tcPr>
            <w:tcW w:w="1800" w:type="dxa"/>
            <w:shd w:val="clear" w:color="auto" w:fill="EBF3FB"/>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5A" w14:textId="77777777" w:rsidR="00BB0001" w:rsidRDefault="00BB0001">
            <w:pPr>
              <w:spacing w:before="40" w:after="40"/>
            </w:pPr>
            <w:r>
              <w:rPr>
                <w:rFonts w:ascii="Arial" w:hAnsi="Arial" w:cs="Arial"/>
                <w:sz w:val="20"/>
                <w:szCs w:val="20"/>
                <w:color w:val="1A1A1A"/>
              </w:rPr>
              <w:t xml:space="preserve">ESCALADÉE</w:t>
            </w:r>
          </w:p>
        </w:tc>
        <w:tc>
          <w:tcPr>
            <w:tcW w:w="5026" w:type="dxa"/>
            <w:shd w:val="clear" w:color="auto" w:fill="F2F2F2"/>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5B" w14:textId="77777777" w:rsidR="00BB0001" w:rsidRDefault="00BB0001">
            <w:pPr>
              <w:spacing w:before="40" w:after="40"/>
            </w:pPr>
            <w:r>
              <w:rPr>
                <w:rFonts w:ascii="Arial" w:hAnsi="Arial" w:cs="Arial"/>
                <w:sz w:val="20"/>
                <w:szCs w:val="20"/>
                <w:color w:val="1A1A1A"/>
              </w:rPr>
              <w:t xml:space="preserve">Prend en charge les plaintes que le PFE d'établissement ne peut résoudre seul</w:t>
            </w:r>
          </w:p>
        </w:tc>
      </w:tr>
      <w:tr w:rsidR="00BB0001">
        <w:tc>
          <w:tcPr>
            <w:tcW w:w="2200" w:type="dxa"/>
            <w:shd w:val="clear" w:color="auto" w:fill="EBF3FB"/>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5C" w14:textId="77777777" w:rsidR="00BB0001" w:rsidRDefault="00BB0001">
            <w:pPr>
              <w:spacing w:before="40" w:after="40"/>
            </w:pPr>
            <w:r>
              <w:rPr>
                <w:rFonts w:ascii="Arial" w:hAnsi="Arial" w:cs="Arial"/>
                <w:sz w:val="20"/>
                <w:szCs w:val="20"/>
                <w:color w:val="1A1A1A"/>
              </w:rPr>
              <w:t xml:space="preserve">Instruire / Enquêter</w:t>
            </w:r>
          </w:p>
        </w:tc>
        <w:tc>
          <w:tcPr>
            <w:tcW w:w="18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5D" w14:textId="77777777" w:rsidR="00BB0001" w:rsidRDefault="00BB0001">
            <w:pPr>
              <w:spacing w:before="40" w:after="40"/>
            </w:pPr>
            <w:r>
              <w:rPr>
                <w:rFonts w:ascii="Arial" w:hAnsi="Arial" w:cs="Arial"/>
                <w:sz w:val="20"/>
                <w:szCs w:val="20"/>
                <w:color w:val="1A1A1A"/>
              </w:rPr>
              <w:t xml:space="preserve">ESCALADÉE</w:t>
            </w:r>
          </w:p>
        </w:tc>
        <w:tc>
          <w:tcPr>
            <w:tcW w:w="50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5E" w14:textId="77777777" w:rsidR="00BB0001" w:rsidRDefault="00BB0001">
            <w:pPr>
              <w:spacing w:before="40" w:after="40"/>
            </w:pPr>
            <w:r>
              <w:rPr>
                <w:rFonts w:ascii="Arial" w:hAnsi="Arial" w:cs="Arial"/>
                <w:sz w:val="20"/>
                <w:szCs w:val="20"/>
                <w:color w:val="1A1A1A"/>
              </w:rPr>
              <w:t xml:space="preserve">Coordonne l'investigation inter-établissements si nécessaire</w:t>
            </w:r>
          </w:p>
        </w:tc>
      </w:tr>
      <w:tr w:rsidR="00BB0001">
        <w:tc>
          <w:tcPr>
            <w:tcW w:w="2200" w:type="dxa"/>
            <w:shd w:val="clear" w:color="auto" w:fill="F2F2F2"/>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5F" w14:textId="77777777" w:rsidR="00BB0001" w:rsidRDefault="00BB0001">
            <w:pPr>
              <w:spacing w:before="40" w:after="40"/>
            </w:pPr>
            <w:r>
              <w:rPr>
                <w:rFonts w:ascii="Arial" w:hAnsi="Arial" w:cs="Arial"/>
                <w:sz w:val="20"/>
                <w:szCs w:val="20"/>
                <w:color w:val="1A1A1A"/>
              </w:rPr>
              <w:t xml:space="preserve">Escalader à la DDS</w:t>
            </w:r>
          </w:p>
        </w:tc>
        <w:tc>
          <w:tcPr>
            <w:tcW w:w="1800" w:type="dxa"/>
            <w:shd w:val="clear" w:color="auto" w:fill="EBF3FB"/>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60" w14:textId="77777777" w:rsidR="00BB0001" w:rsidRDefault="00BB0001">
            <w:pPr>
              <w:spacing w:before="40" w:after="40"/>
            </w:pPr>
            <w:r>
              <w:rPr>
                <w:rFonts w:ascii="Arial" w:hAnsi="Arial" w:cs="Arial"/>
                <w:sz w:val="20"/>
                <w:szCs w:val="20"/>
                <w:color w:val="1A1A1A"/>
              </w:rPr>
              <w:t xml:space="preserve">EN TRAITEMENT</w:t>
            </w:r>
          </w:p>
        </w:tc>
        <w:tc>
          <w:tcPr>
            <w:tcW w:w="5026" w:type="dxa"/>
            <w:shd w:val="clear" w:color="auto" w:fill="F2F2F2"/>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61" w14:textId="77777777" w:rsidR="00BB0001" w:rsidRDefault="00BB0001">
            <w:pPr>
              <w:spacing w:before="40" w:after="40"/>
            </w:pPr>
            <w:r>
              <w:rPr>
                <w:rFonts w:ascii="Arial" w:hAnsi="Arial" w:cs="Arial"/>
                <w:sz w:val="20"/>
                <w:szCs w:val="20"/>
                <w:color w:val="1A1A1A"/>
              </w:rPr>
              <w:t xml:space="preserve">Transmet à la DDS les plaintes de priorité élevée (P1, P2) ou non résolues au niveau zone</w:t>
            </w:r>
          </w:p>
        </w:tc>
      </w:tr>
      <w:tr w:rsidR="00BB0001">
        <w:tc>
          <w:tcPr>
            <w:tcW w:w="2200" w:type="dxa"/>
            <w:shd w:val="clear" w:color="auto" w:fill="EBF3FB"/>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62" w14:textId="77777777" w:rsidR="00BB0001" w:rsidRDefault="00BB0001">
            <w:pPr>
              <w:spacing w:before="40" w:after="40"/>
            </w:pPr>
            <w:r>
              <w:rPr>
                <w:rFonts w:ascii="Arial" w:hAnsi="Arial" w:cs="Arial"/>
                <w:sz w:val="20"/>
                <w:szCs w:val="20"/>
                <w:color w:val="1A1A1A"/>
              </w:rPr>
              <w:t xml:space="preserve">Rendre compte à la hiérarchie</w:t>
            </w:r>
          </w:p>
        </w:tc>
        <w:tc>
          <w:tcPr>
            <w:tcW w:w="18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63" w14:textId="77777777" w:rsidR="00BB0001" w:rsidRDefault="00BB0001">
            <w:pPr>
              <w:spacing w:before="40" w:after="40"/>
            </w:pPr>
            <w:r>
              <w:rPr>
                <w:rFonts w:ascii="Arial" w:hAnsi="Arial" w:cs="Arial"/>
                <w:sz w:val="20"/>
                <w:szCs w:val="20"/>
                <w:color w:val="1A1A1A"/>
              </w:rPr>
              <w:t xml:space="preserve">Périodique</w:t>
            </w:r>
          </w:p>
        </w:tc>
        <w:tc>
          <w:tcPr>
            <w:tcW w:w="50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64" w14:textId="77777777" w:rsidR="00BB0001" w:rsidRDefault="00BB0001">
            <w:pPr>
              <w:spacing w:before="40" w:after="40"/>
            </w:pPr>
            <w:r>
              <w:rPr>
                <w:rFonts w:ascii="Arial" w:hAnsi="Arial" w:cs="Arial"/>
                <w:sz w:val="20"/>
                <w:szCs w:val="20"/>
                <w:color w:val="1A1A1A"/>
              </w:rPr>
              <w:t xml:space="preserve">Produit un rapport périodique des plaintes de sa zone à destination de la DDS</w:t>
            </w:r>
          </w:p>
        </w:tc>
      </w:tr>
      <w:tr w:rsidR="00BB0001">
        <w:tc>
          <w:tcPr>
            <w:tcW w:w="2200" w:type="dxa"/>
            <w:shd w:val="clear" w:color="auto" w:fill="F2F2F2"/>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65" w14:textId="77777777" w:rsidR="00BB0001" w:rsidRDefault="00BB0001">
            <w:pPr>
              <w:spacing w:before="40" w:after="40"/>
            </w:pPr>
            <w:r>
              <w:rPr>
                <w:rFonts w:ascii="Arial" w:hAnsi="Arial" w:cs="Arial"/>
                <w:sz w:val="20"/>
                <w:szCs w:val="20"/>
                <w:color w:val="1A1A1A"/>
              </w:rPr>
              <w:t xml:space="preserve">Notifier les parties</w:t>
            </w:r>
          </w:p>
        </w:tc>
        <w:tc>
          <w:tcPr>
            <w:tcW w:w="1800" w:type="dxa"/>
            <w:shd w:val="clear" w:color="auto" w:fill="EBF3FB"/>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66" w14:textId="77777777" w:rsidR="00BB0001" w:rsidRDefault="00BB0001">
            <w:pPr>
              <w:spacing w:before="40" w:after="40"/>
            </w:pPr>
            <w:r>
              <w:rPr>
                <w:rFonts w:ascii="Arial" w:hAnsi="Arial" w:cs="Arial"/>
                <w:sz w:val="20"/>
                <w:szCs w:val="20"/>
                <w:color w:val="1A1A1A"/>
              </w:rPr>
              <w:t xml:space="preserve">RÉSOLUE / ARBITRÉE</w:t>
            </w:r>
          </w:p>
        </w:tc>
        <w:tc>
          <w:tcPr>
            <w:tcW w:w="5026" w:type="dxa"/>
            <w:shd w:val="clear" w:color="auto" w:fill="F2F2F2"/>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67" w14:textId="77777777" w:rsidR="00BB0001" w:rsidRDefault="00BB0001">
            <w:pPr>
              <w:spacing w:before="40" w:after="40"/>
            </w:pPr>
            <w:r>
              <w:rPr>
                <w:rFonts w:ascii="Arial" w:hAnsi="Arial" w:cs="Arial"/>
                <w:sz w:val="20"/>
                <w:szCs w:val="20"/>
                <w:color w:val="1A1A1A"/>
              </w:rPr>
              <w:t xml:space="preserve">Communique les décisions prises aux établissements concernés et à l'usager</w:t>
            </w:r>
          </w:p>
        </w:tc>
      </w:tr>
    </w:tbl>
    <w:p w14:paraId="3B000068" w14:textId="77777777" w:rsidR="00BB0001" w:rsidRDefault="00BB0001">
      <w:pPr>
        <w:spacing w:before="60" w:after="60"/>
      </w:pPr>
    </w:p>
    <w:p w14:paraId="3B000069" w14:textId="77777777" w:rsidR="00BB0001" w:rsidRDefault="00BB0001">
      <w:pPr>
        <w:shd w:val="clear" w:color="auto" w:fill="C55A11"/>
        <w:jc w:val="both"/>
        <w:ind w:left="160" w:right="160"/>
        <w:spacing w:before="240" w:after="80"/>
        <w:rPr>
          <w:rFonts w:ascii="Arial" w:hAnsi="Arial" w:cs="Arial"/>
          <w:b/>
          <w:bCs/>
          <w:sz w:val="22"/>
          <w:szCs w:val="22"/>
          <w:color w:val="FFFFFF"/>
        </w:rPr>
      </w:pPr>
      <w:r>
        <w:rPr>
          <w:rFonts w:ascii="Arial" w:hAnsi="Arial" w:cs="Arial"/>
          <w:b/>
          <w:bCs/>
          <w:sz w:val="22"/>
          <w:szCs w:val="22"/>
          <w:color w:val="FFFFFF"/>
        </w:rPr>
        <w:t>Niveau 3 — Point Focal DDS (PF-DDS)</w:t>
      </w:r>
    </w:p>
    <w:p w14:paraId="3B00006A" w14:textId="77777777" w:rsidR="00BB0001" w:rsidRDefault="00BB0001">
      <w:pPr>
        <w:jc w:val="both"/>
        <w:spacing w:before="60" w:after="60"/>
        <w:rPr>
          <w:rFonts w:ascii="Arial" w:hAnsi="Arial" w:cs="Arial"/>
          <w:sz w:val="22"/>
          <w:szCs w:val="22"/>
          <w:color w:val="1A1A1A"/>
        </w:rPr>
      </w:pPr>
      <w:r>
        <w:rPr>
          <w:rFonts w:ascii="Arial" w:hAnsi="Arial" w:cs="Arial"/>
          <w:sz w:val="22"/>
          <w:szCs w:val="22"/>
          <w:color w:val="1A1A1A"/>
        </w:rPr>
        <w:t xml:space="preserve">Le niveau DDS coordonne toutes les plaintes du département. Il gère directement les plaintes de priorité élevée (P1, P2) escaladées par les zones sanitaires, supervise les enquêtes départementales et rend compte au niveau national (DQSS/Ministère). Il dispose d'un tableau de bord départemental.</w:t>
      </w:r>
    </w:p>
    <w:p w14:paraId="3B00006B" w14:textId="77777777" w:rsidR="00BB0001" w:rsidRDefault="00BB0001">
      <w:pPr>
        <w:spacing w:before="60" w:after="60"/>
      </w:pPr>
    </w:p>
    <w:p w14:paraId="3B00006C" w14:textId="77777777" w:rsidR="00BB0001" w:rsidRDefault="00BB0001">
      <w:pPr>
        <w:shd w:val="clear" w:color="auto" w:fill="C00000"/>
        <w:jc w:val="both"/>
        <w:ind w:left="160" w:right="160"/>
        <w:spacing w:before="240" w:after="80"/>
        <w:rPr>
          <w:rFonts w:ascii="Arial" w:hAnsi="Arial" w:cs="Arial"/>
          <w:b/>
          <w:bCs/>
          <w:sz w:val="22"/>
          <w:szCs w:val="22"/>
          <w:color w:val="FFFFFF"/>
        </w:rPr>
      </w:pPr>
      <w:r>
        <w:rPr>
          <w:rFonts w:ascii="Arial" w:hAnsi="Arial" w:cs="Arial"/>
          <w:b/>
          <w:bCs/>
          <w:sz w:val="22"/>
          <w:szCs w:val="22"/>
          <w:color w:val="FFFFFF"/>
        </w:rPr>
        <w:t>Niveau 4 — Point Focal National — DQSS/Ministère (PF-DQSS)</w:t>
      </w:r>
    </w:p>
    <w:p w14:paraId="3B00006D" w14:textId="77777777" w:rsidR="00BB0001" w:rsidRDefault="00BB0001">
      <w:pPr>
        <w:jc w:val="both"/>
        <w:spacing w:before="60" w:after="60"/>
        <w:rPr>
          <w:rFonts w:ascii="Arial" w:hAnsi="Arial" w:cs="Arial"/>
          <w:sz w:val="22"/>
          <w:szCs w:val="22"/>
          <w:color w:val="1A1A1A"/>
        </w:rPr>
      </w:pPr>
      <w:r>
        <w:rPr>
          <w:rFonts w:ascii="Arial" w:hAnsi="Arial" w:cs="Arial"/>
          <w:sz w:val="22"/>
          <w:szCs w:val="22"/>
          <w:color w:val="1A1A1A"/>
        </w:rPr>
        <w:t xml:space="preserve">Le niveau national bénéficie d'une visibilité complète sur toutes les plaintes de la plateforme, quel que soit leur niveau de traitement. Il produit les rapports nationaux, déclenche les audits systémiques et émet les injonctions officielles. Il supervise l'ensemble de la pyramide via le tableau de bord national.</w:t>
      </w:r>
    </w:p>
    <w:p w14:paraId="3B00006E" w14:textId="77777777" w:rsidR="00BB0001" w:rsidRDefault="00BB0001">
      <w:pPr>
        <w:spacing w:before="60" w:after="60"/>
      </w:pPr>
    </w:p>
    <w:p w14:paraId="3B00006F" w14:textId="77777777" w:rsidR="00BB0001" w:rsidRDefault="00BB0001">
      <w:pPr>
        <w:pBdr>
          <w:bottom w:val="single" w:sz="6" w:space="1" w:color="2E75B6"/>
        </w:pBdr>
        <w:spacing w:before="160" w:after="60"/>
        <w:rPr>
          <w:rFonts w:ascii="Arial" w:hAnsi="Arial" w:cs="Arial"/>
          <w:b/>
          <w:bCs/>
          <w:sz w:val="24"/>
          <w:szCs w:val="24"/>
          <w:color w:val="1F4E79"/>
        </w:rPr>
      </w:pPr>
      <w:r>
        <w:rPr>
          <w:rFonts w:ascii="Arial" w:hAnsi="Arial" w:cs="Arial"/>
          <w:b/>
          <w:bCs/>
          <w:sz w:val="24"/>
          <w:szCs w:val="24"/>
          <w:color w:val="1F4E79"/>
        </w:rPr>
        <w:t>5 Ter.3 — Tableau de bord différencié par niveau</w:t>
      </w:r>
    </w:p>
    <w:tbl>
      <w:tblPr>
        <w:tblW w:w="9026" w:type="dxa"/>
        <w:tblBorders>
          <w:insideH w:val="single" w:sz="2" w:space="0" w:color="CCCCCC"/>
          <w:insideV w:val="single" w:sz="2" w:space="0" w:color="CCCCCC"/>
        </w:tblBorders>
        <w:tblLook w:val="04A0"/>
      </w:tblPr>
      <w:tblGrid>
        <w:gridCol w:w="2200"/>
        <w:gridCol w:w="6826"/>
      </w:tblGrid>
      <w:tr w:rsidR="00BB0001">
        <w:tc>
          <w:tcPr>
            <w:tcW w:w="2200" w:type="dxa"/>
            <w:shd w:val="clear" w:color="auto" w:fill="1F4E7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70" w14:textId="77777777" w:rsidR="00BB0001" w:rsidRDefault="00BB0001">
            <w:pPr>
              <w:spacing w:before="40" w:after="40"/>
            </w:pPr>
            <w:r>
              <w:rPr>
                <w:rFonts w:ascii="Arial" w:hAnsi="Arial" w:cs="Arial"/>
                <w:b/>
                <w:bCs/>
                <w:sz w:val="20"/>
                <w:szCs w:val="20"/>
                <w:color w:val="FFFFFF"/>
              </w:rPr>
              <w:t xml:space="preserve">Niveau</w:t>
            </w:r>
          </w:p>
        </w:tc>
        <w:tc>
          <w:tcPr>
            <w:tcW w:w="6826" w:type="dxa"/>
            <w:shd w:val="clear" w:color="auto" w:fill="1F4E7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71" w14:textId="77777777" w:rsidR="00BB0001" w:rsidRDefault="00BB0001">
            <w:pPr>
              <w:spacing w:before="40" w:after="40"/>
            </w:pPr>
            <w:r>
              <w:rPr>
                <w:rFonts w:ascii="Arial" w:hAnsi="Arial" w:cs="Arial"/>
                <w:b/>
                <w:bCs/>
                <w:sz w:val="20"/>
                <w:szCs w:val="20"/>
                <w:color w:val="FFFFFF"/>
              </w:rPr>
              <w:t xml:space="preserve">Périmètre de visibilité dans la plateforme</w:t>
            </w:r>
          </w:p>
        </w:tc>
      </w:tr>
      <w:tr w:rsidR="00BB0001">
        <w:tc>
          <w:tcPr>
            <w:tcW w:w="2200" w:type="dxa"/>
            <w:shd w:val="clear" w:color="auto" w:fill="E2EFD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72" w14:textId="77777777" w:rsidR="00BB0001" w:rsidRDefault="00BB0001">
            <w:pPr>
              <w:spacing w:before="40" w:after="40"/>
            </w:pPr>
            <w:r>
              <w:rPr>
                <w:rFonts w:ascii="Arial" w:hAnsi="Arial" w:cs="Arial"/>
                <w:sz w:val="20"/>
                <w:szCs w:val="20"/>
                <w:color w:val="1A1A1A"/>
              </w:rPr>
              <w:t xml:space="preserve">PFE — Établissement</w:t>
            </w:r>
          </w:p>
        </w:tc>
        <w:tc>
          <w:tcPr>
            <w:tcW w:w="68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73" w14:textId="77777777" w:rsidR="00BB0001" w:rsidRDefault="00BB0001">
            <w:pPr>
              <w:spacing w:before="40" w:after="40"/>
            </w:pPr>
            <w:r>
              <w:rPr>
                <w:rFonts w:ascii="Arial" w:hAnsi="Arial" w:cs="Arial"/>
                <w:sz w:val="20"/>
                <w:szCs w:val="20"/>
                <w:color w:val="1A1A1A"/>
              </w:rPr>
              <w:t xml:space="preserve">Plaintes de son seul établissement</w:t>
            </w:r>
          </w:p>
        </w:tc>
      </w:tr>
      <w:tr w:rsidR="00BB0001">
        <w:tc>
          <w:tcPr>
            <w:tcW w:w="22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74" w14:textId="77777777" w:rsidR="00BB0001" w:rsidRDefault="00BB0001">
            <w:pPr>
              <w:spacing w:before="40" w:after="40"/>
            </w:pPr>
            <w:r>
              <w:rPr>
                <w:rFonts w:ascii="Arial" w:hAnsi="Arial" w:cs="Arial"/>
                <w:sz w:val="20"/>
                <w:szCs w:val="20"/>
                <w:color w:val="1A1A1A"/>
              </w:rPr>
              <w:t xml:space="preserve">PFZS — Zone sanitaire</w:t>
            </w:r>
          </w:p>
        </w:tc>
        <w:tc>
          <w:tcPr>
            <w:tcW w:w="6826" w:type="dxa"/>
            <w:shd w:val="clear" w:color="auto" w:fill="EBF3FB"/>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75" w14:textId="77777777" w:rsidR="00BB0001" w:rsidRDefault="00BB0001">
            <w:pPr>
              <w:spacing w:before="40" w:after="40"/>
            </w:pPr>
            <w:r>
              <w:rPr>
                <w:rFonts w:ascii="Arial" w:hAnsi="Arial" w:cs="Arial"/>
                <w:sz w:val="20"/>
                <w:szCs w:val="20"/>
                <w:color w:val="1A1A1A"/>
              </w:rPr>
              <w:t xml:space="preserve">Toutes les plaintes de l'ensemble des établissements de sa zone sanitaire</w:t>
            </w:r>
          </w:p>
        </w:tc>
      </w:tr>
      <w:tr w:rsidR="00BB0001">
        <w:tc>
          <w:tcPr>
            <w:tcW w:w="2200" w:type="dxa"/>
            <w:shd w:val="clear" w:color="auto" w:fill="FCE4D6"/>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76" w14:textId="77777777" w:rsidR="00BB0001" w:rsidRDefault="00BB0001">
            <w:pPr>
              <w:spacing w:before="40" w:after="40"/>
            </w:pPr>
            <w:r>
              <w:rPr>
                <w:rFonts w:ascii="Arial" w:hAnsi="Arial" w:cs="Arial"/>
                <w:sz w:val="20"/>
                <w:szCs w:val="20"/>
                <w:color w:val="1A1A1A"/>
              </w:rPr>
              <w:t xml:space="preserve">PF-DDS — Département</w:t>
            </w:r>
          </w:p>
        </w:tc>
        <w:tc>
          <w:tcPr>
            <w:tcW w:w="6826" w:type="dxa"/>
            <w:shd w:val="clear" w:color="auto" w:fill="FFF2CC"/>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77" w14:textId="77777777" w:rsidR="00BB0001" w:rsidRDefault="00BB0001">
            <w:pPr>
              <w:spacing w:before="40" w:after="40"/>
            </w:pPr>
            <w:r>
              <w:rPr>
                <w:rFonts w:ascii="Arial" w:hAnsi="Arial" w:cs="Arial"/>
                <w:sz w:val="20"/>
                <w:szCs w:val="20"/>
                <w:color w:val="1A1A1A"/>
              </w:rPr>
              <w:t xml:space="preserve">Toutes les plaintes de l'ensemble des zones sanitaires de son département</w:t>
            </w:r>
          </w:p>
        </w:tc>
      </w:tr>
      <w:tr w:rsidR="00BB0001">
        <w:tc>
          <w:tcPr>
            <w:tcW w:w="2200" w:type="dxa"/>
            <w:shd w:val="clear" w:color="auto" w:fill="FFD7D7"/>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78" w14:textId="77777777" w:rsidR="00BB0001" w:rsidRDefault="00BB0001">
            <w:pPr>
              <w:spacing w:before="40" w:after="40"/>
            </w:pPr>
            <w:r>
              <w:rPr>
                <w:rFonts w:ascii="Arial" w:hAnsi="Arial" w:cs="Arial"/>
                <w:sz w:val="20"/>
                <w:szCs w:val="20"/>
                <w:color w:val="1A1A1A"/>
              </w:rPr>
              <w:t xml:space="preserve">PF-DQSS — National</w:t>
            </w:r>
          </w:p>
        </w:tc>
        <w:tc>
          <w:tcPr>
            <w:tcW w:w="6826" w:type="dxa"/>
            <w:shd w:val="clear" w:color="auto" w:fill="FFE8E8"/>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79" w14:textId="77777777" w:rsidR="00BB0001" w:rsidRDefault="00BB0001">
            <w:pPr>
              <w:spacing w:before="40" w:after="40"/>
            </w:pPr>
            <w:r>
              <w:rPr>
                <w:rFonts w:ascii="Arial" w:hAnsi="Arial" w:cs="Arial"/>
                <w:sz w:val="20"/>
                <w:szCs w:val="20"/>
                <w:color w:val="1A1A1A"/>
              </w:rPr>
              <w:t xml:space="preserve">Visibilité nationale sur 100 % des plaintes — tous niveaux confondus</w:t>
            </w:r>
          </w:p>
        </w:tc>
      </w:tr>
    </w:tbl>
    <w:p w14:paraId="3B00007A" w14:textId="77777777" w:rsidR="00BB0001" w:rsidRDefault="00BB0001">
      <w:pPr>
        <w:spacing w:before="60" w:after="60"/>
      </w:pPr>
    </w:p>
    <w:p w14:paraId="3934E877" w14:textId="77777777" w:rsidR="00B4119A" w:rsidRPr="00AC45EA" w:rsidRDefault="00000000">
      <w:pPr>
        <w:pStyle w:val="Titre1"/>
        <w:shd w:val="clear" w:color="auto" w:fill="1F4E79"/>
        <w:ind w:left="200" w:right="200"/>
        <w:rPr>
          <w:sz w:val="28"/>
          <w:szCs w:val="28"/>
        </w:rPr>
      </w:pPr>
      <w:r>
        <w:rPr>
          <w:sz w:val="28"/>
          <w:szCs w:val="28"/>
        </w:rPr>
        <w:lastRenderedPageBreak/>
        <w:t>6. WORKFLOW DE TRAITEMENT DES PLAINTES</w:t>
      </w:r>
    </w:p>
    <w:p w14:paraId="3DC6E370" w14:textId="77777777" w:rsidR="00B4119A" w:rsidRPr="00AC45EA" w:rsidRDefault="00B4119A">
      <w:pPr>
        <w:spacing w:before="60" w:after="60"/>
        <w:rPr>
          <w:sz w:val="28"/>
          <w:szCs w:val="28"/>
        </w:rPr>
      </w:pPr>
    </w:p>
    <w:p w14:paraId="12102119" w14:textId="77777777" w:rsidR="00B4119A" w:rsidRPr="00AC45EA" w:rsidRDefault="00000000">
      <w:pPr>
        <w:pStyle w:val="Titre2"/>
        <w:pBdr>
          <w:bottom w:val="single" w:sz="6" w:space="1" w:color="2E75B6"/>
        </w:pBdr>
        <w:rPr>
          <w:sz w:val="28"/>
          <w:szCs w:val="28"/>
        </w:rPr>
      </w:pPr>
      <w:r>
        <w:rPr>
          <w:sz w:val="28"/>
          <w:szCs w:val="28"/>
        </w:rPr>
        <w:t>6.1 États du cycle de vie d'une plainte</w:t>
      </w:r>
    </w:p>
    <w:p w14:paraId="0FD274A8" w14:textId="77777777" w:rsidR="00B4119A" w:rsidRPr="00AC45EA" w:rsidRDefault="00B4119A">
      <w:pPr>
        <w:spacing w:before="60" w:after="60"/>
        <w:rPr>
          <w:sz w:val="28"/>
          <w:szCs w:val="28"/>
        </w:rPr>
      </w:pPr>
    </w:p>
    <w:p w14:paraId="17D209D4" w14:textId="77777777" w:rsidR="00B4119A" w:rsidRPr="00AC45EA" w:rsidRDefault="00000000">
      <w:pPr>
        <w:spacing w:before="80" w:after="80"/>
        <w:rPr>
          <w:sz w:val="28"/>
          <w:szCs w:val="28"/>
        </w:rPr>
      </w:pPr>
      <w:r>
        <w:rPr>
          <w:sz w:val="28"/>
          <w:szCs w:val="28"/>
        </w:rPr>
        <w:t>Chaque plainte traverse une série d'états bien définis, avec des transitions contrôlées par les acteurs concernés :</w:t>
      </w:r>
    </w:p>
    <w:p w14:paraId="6FCFD7B7"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6997"/>
      </w:tblGrid>
      <w:tr w:rsidR="00B4119A" w:rsidRPr="00AC45EA" w14:paraId="6A760607" w14:textId="77777777">
        <w:trPr>
          <w:tblHeader/>
        </w:trPr>
        <w:tc>
          <w:tcPr>
            <w:tcW w:w="18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36F2F" w14:textId="77777777" w:rsidR="00B4119A" w:rsidRPr="00AC45EA" w:rsidRDefault="00000000">
            <w:pPr>
              <w:rPr>
                <w:sz w:val="28"/>
                <w:szCs w:val="28"/>
              </w:rPr>
            </w:pPr>
            <w:r>
              <w:rPr>
                <w:b/>
                <w:bCs/>
                <w:color w:val="FFFFFF"/>
                <w:sz w:val="28"/>
                <w:szCs w:val="28"/>
              </w:rPr>
              <w:t>État</w:t>
            </w:r>
          </w:p>
        </w:tc>
        <w:tc>
          <w:tcPr>
            <w:tcW w:w="7226"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D208A" w14:textId="77777777" w:rsidR="00B4119A" w:rsidRPr="00AC45EA" w:rsidRDefault="00000000">
            <w:pPr>
              <w:rPr>
                <w:sz w:val="28"/>
                <w:szCs w:val="28"/>
              </w:rPr>
            </w:pPr>
            <w:r>
              <w:rPr>
                <w:b/>
                <w:bCs/>
                <w:color w:val="FFFFFF"/>
                <w:sz w:val="28"/>
                <w:szCs w:val="28"/>
              </w:rPr>
              <w:t>Description</w:t>
            </w:r>
          </w:p>
        </w:tc>
      </w:tr>
      <w:tr w:rsidR="00B4119A" w:rsidRPr="00AC45EA" w14:paraId="01E79F9D" w14:textId="77777777">
        <w:tc>
          <w:tcPr>
            <w:tcW w:w="1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227B7" w14:textId="77777777" w:rsidR="00B4119A" w:rsidRPr="00AC45EA" w:rsidRDefault="00000000">
            <w:pPr>
              <w:rPr>
                <w:sz w:val="28"/>
                <w:szCs w:val="28"/>
              </w:rPr>
            </w:pPr>
            <w:r>
              <w:rPr>
                <w:sz w:val="28"/>
                <w:szCs w:val="28"/>
              </w:rPr>
              <w:t>SOUMISE</w:t>
            </w:r>
          </w:p>
        </w:tc>
        <w:tc>
          <w:tcPr>
            <w:tcW w:w="72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A63E9" w14:textId="7084E798" w:rsidR="00B4119A" w:rsidRPr="00AC45EA" w:rsidRDefault="00000000">
            <w:pPr>
              <w:rPr>
                <w:sz w:val="28"/>
                <w:szCs w:val="28"/>
              </w:rPr>
            </w:pPr>
            <w:r>
              <w:rPr>
                <w:sz w:val="28"/>
                <w:szCs w:val="28"/>
              </w:rPr>
              <w:t xml:space="preserve">La plainte vient d'être déposée par l'usager via l'un des </w:t>
            </w:r>
            <w:del w:id="7" w:author="OKE Sévérin [SANTE]" w:date="2026-05-19T11:37:00Z" w16du:dateUtc="2026-05-19T10:37:00Z">
              <w:r>
                <w:rPr>
                  <w:sz w:val="28"/>
                  <w:szCs w:val="28"/>
                </w:rPr>
                <w:delText xml:space="preserve">5 </w:delText>
              </w:r>
            </w:del>
            <w:ins w:id="8" w:author="OKE Sévérin [SANTE]" w:date="2026-05-19T11:37:00Z" w16du:dateUtc="2026-05-19T10:37:00Z">
              <w:r>
                <w:rPr>
                  <w:sz w:val="28"/>
                  <w:szCs w:val="28"/>
                </w:rPr>
                <w:t xml:space="preserve">6 </w:t>
              </w:r>
            </w:ins>
            <w:r>
              <w:rPr>
                <w:sz w:val="28"/>
                <w:szCs w:val="28"/>
              </w:rPr>
              <w:t>canaux disponibles.</w:t>
            </w:r>
          </w:p>
        </w:tc>
      </w:tr>
      <w:tr w:rsidR="00B4119A" w:rsidRPr="00AC45EA" w14:paraId="767C5098" w14:textId="77777777">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305D4" w14:textId="77777777" w:rsidR="00B4119A" w:rsidRPr="00AC45EA" w:rsidRDefault="00000000">
            <w:pPr>
              <w:rPr>
                <w:sz w:val="28"/>
                <w:szCs w:val="28"/>
              </w:rPr>
            </w:pPr>
            <w:r>
              <w:rPr>
                <w:sz w:val="28"/>
                <w:szCs w:val="28"/>
              </w:rPr>
              <w:t>ACCUSÉE</w:t>
            </w:r>
          </w:p>
        </w:tc>
        <w:tc>
          <w:tcPr>
            <w:tcW w:w="72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36DE8" w14:textId="77777777" w:rsidR="00B4119A" w:rsidRPr="00AC45EA" w:rsidRDefault="00000000">
            <w:pPr>
              <w:rPr>
                <w:sz w:val="28"/>
                <w:szCs w:val="28"/>
              </w:rPr>
            </w:pPr>
            <w:r>
              <w:rPr>
                <w:sz w:val="28"/>
                <w:szCs w:val="28"/>
              </w:rPr>
              <w:t>Le PFE a confirmé la réception de la plainte dans le délai imparti (48h).</w:t>
            </w:r>
          </w:p>
        </w:tc>
      </w:tr>
      <w:tr w:rsidR="00B4119A" w:rsidRPr="00AC45EA" w14:paraId="63DB55E8" w14:textId="77777777">
        <w:tc>
          <w:tcPr>
            <w:tcW w:w="1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CC60A" w14:textId="77777777" w:rsidR="00B4119A" w:rsidRPr="00AC45EA" w:rsidRDefault="00000000">
            <w:pPr>
              <w:rPr>
                <w:sz w:val="28"/>
                <w:szCs w:val="28"/>
              </w:rPr>
            </w:pPr>
            <w:r>
              <w:rPr>
                <w:sz w:val="28"/>
                <w:szCs w:val="28"/>
              </w:rPr>
              <w:t>INSTRUITE</w:t>
            </w:r>
          </w:p>
        </w:tc>
        <w:tc>
          <w:tcPr>
            <w:tcW w:w="72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639FC" w14:textId="77777777" w:rsidR="00B4119A" w:rsidRPr="00AC45EA" w:rsidRDefault="00000000">
            <w:pPr>
              <w:rPr>
                <w:sz w:val="28"/>
                <w:szCs w:val="28"/>
              </w:rPr>
            </w:pPr>
            <w:r>
              <w:rPr>
                <w:sz w:val="28"/>
                <w:szCs w:val="28"/>
              </w:rPr>
              <w:t>La plainte a été qualifiée, catégorisée (P1–P7) et son niveau de gravité évalué.</w:t>
            </w:r>
          </w:p>
        </w:tc>
      </w:tr>
      <w:tr w:rsidR="00B4119A" w:rsidRPr="00AC45EA" w14:paraId="486EE910" w14:textId="77777777">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B8B8E" w14:textId="77777777" w:rsidR="00B4119A" w:rsidRPr="00AC45EA" w:rsidRDefault="00000000">
            <w:pPr>
              <w:rPr>
                <w:sz w:val="28"/>
                <w:szCs w:val="28"/>
              </w:rPr>
            </w:pPr>
            <w:r>
              <w:rPr>
                <w:sz w:val="28"/>
                <w:szCs w:val="28"/>
              </w:rPr>
              <w:t>AFFECTÉE</w:t>
            </w:r>
          </w:p>
        </w:tc>
        <w:tc>
          <w:tcPr>
            <w:tcW w:w="72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5C477" w14:textId="77777777" w:rsidR="00B4119A" w:rsidRPr="00AC45EA" w:rsidRDefault="00000000">
            <w:pPr>
              <w:rPr>
                <w:sz w:val="28"/>
                <w:szCs w:val="28"/>
              </w:rPr>
            </w:pPr>
            <w:r>
              <w:rPr>
                <w:sz w:val="28"/>
                <w:szCs w:val="28"/>
              </w:rPr>
              <w:t>La plainte a été assignée à un agent ou service interne compétent.</w:t>
            </w:r>
          </w:p>
        </w:tc>
      </w:tr>
      <w:tr w:rsidR="00B4119A" w:rsidRPr="00AC45EA" w14:paraId="696CCB2C" w14:textId="77777777">
        <w:tc>
          <w:tcPr>
            <w:tcW w:w="1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FF0DD" w14:textId="77777777" w:rsidR="00B4119A" w:rsidRPr="00AC45EA" w:rsidRDefault="00000000">
            <w:pPr>
              <w:rPr>
                <w:sz w:val="28"/>
                <w:szCs w:val="28"/>
              </w:rPr>
            </w:pPr>
            <w:r>
              <w:rPr>
                <w:sz w:val="28"/>
                <w:szCs w:val="28"/>
              </w:rPr>
              <w:t>EN TRAITEMENT</w:t>
            </w:r>
          </w:p>
        </w:tc>
        <w:tc>
          <w:tcPr>
            <w:tcW w:w="72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83742" w14:textId="77777777" w:rsidR="00B4119A" w:rsidRPr="00AC45EA" w:rsidRDefault="00000000">
            <w:pPr>
              <w:rPr>
                <w:sz w:val="28"/>
                <w:szCs w:val="28"/>
              </w:rPr>
            </w:pPr>
            <w:r>
              <w:rPr>
                <w:sz w:val="28"/>
                <w:szCs w:val="28"/>
              </w:rPr>
              <w:t>L'agent affecté mène l'investigation et documente ses actions.</w:t>
            </w:r>
          </w:p>
        </w:tc>
      </w:tr>
      <w:tr w:rsidR="00B4119A" w:rsidRPr="00AC45EA" w14:paraId="1DFBE15D" w14:textId="77777777">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B3BEB" w14:textId="77777777" w:rsidR="00B4119A" w:rsidRPr="00AC45EA" w:rsidRDefault="00000000">
            <w:pPr>
              <w:rPr>
                <w:sz w:val="28"/>
                <w:szCs w:val="28"/>
              </w:rPr>
            </w:pPr>
            <w:r>
              <w:rPr>
                <w:sz w:val="28"/>
                <w:szCs w:val="28"/>
              </w:rPr>
              <w:t>RÉSOLUE</w:t>
            </w:r>
          </w:p>
        </w:tc>
        <w:tc>
          <w:tcPr>
            <w:tcW w:w="72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64D2F" w14:textId="77777777" w:rsidR="00B4119A" w:rsidRPr="00AC45EA" w:rsidRDefault="00000000">
            <w:pPr>
              <w:rPr>
                <w:sz w:val="28"/>
                <w:szCs w:val="28"/>
              </w:rPr>
            </w:pPr>
            <w:r>
              <w:rPr>
                <w:sz w:val="28"/>
                <w:szCs w:val="28"/>
              </w:rPr>
              <w:t>Une résolution a été proposée et validée par la Direction, en attente d'accord de l'usager.</w:t>
            </w:r>
          </w:p>
        </w:tc>
      </w:tr>
      <w:tr w:rsidR="00B4119A" w:rsidRPr="00AC45EA" w14:paraId="290BCA80" w14:textId="77777777">
        <w:tc>
          <w:tcPr>
            <w:tcW w:w="1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165BB" w14:textId="77777777" w:rsidR="00B4119A" w:rsidRPr="00AC45EA" w:rsidRDefault="00000000">
            <w:pPr>
              <w:rPr>
                <w:sz w:val="28"/>
                <w:szCs w:val="28"/>
              </w:rPr>
            </w:pPr>
            <w:r>
              <w:rPr>
                <w:sz w:val="28"/>
                <w:szCs w:val="28"/>
              </w:rPr>
              <w:t>ESCALADÉE</w:t>
            </w:r>
          </w:p>
        </w:tc>
        <w:tc>
          <w:tcPr>
            <w:tcW w:w="72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89292" w14:textId="77777777" w:rsidR="00B4119A" w:rsidRPr="00AC45EA" w:rsidRDefault="00000000">
            <w:pPr>
              <w:rPr>
                <w:sz w:val="28"/>
                <w:szCs w:val="28"/>
              </w:rPr>
            </w:pPr>
            <w:r>
              <w:rPr>
                <w:sz w:val="28"/>
                <w:szCs w:val="28"/>
              </w:rPr>
              <w:t>La plainte dépasse le niveau de l'établissement et est transmise à la DDS ou au Ministère.</w:t>
            </w:r>
          </w:p>
        </w:tc>
      </w:tr>
      <w:tr w:rsidR="00B4119A" w:rsidRPr="00AC45EA" w14:paraId="1E065B34" w14:textId="77777777">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453B6" w14:textId="77777777" w:rsidR="00B4119A" w:rsidRPr="00AC45EA" w:rsidRDefault="00000000">
            <w:pPr>
              <w:rPr>
                <w:sz w:val="28"/>
                <w:szCs w:val="28"/>
              </w:rPr>
            </w:pPr>
            <w:r>
              <w:rPr>
                <w:sz w:val="28"/>
                <w:szCs w:val="28"/>
              </w:rPr>
              <w:t>ARBITRÉE</w:t>
            </w:r>
          </w:p>
        </w:tc>
        <w:tc>
          <w:tcPr>
            <w:tcW w:w="72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C4455" w14:textId="77777777" w:rsidR="00B4119A" w:rsidRPr="00AC45EA" w:rsidRDefault="00000000">
            <w:pPr>
              <w:rPr>
                <w:sz w:val="28"/>
                <w:szCs w:val="28"/>
              </w:rPr>
            </w:pPr>
            <w:r>
              <w:rPr>
                <w:sz w:val="28"/>
                <w:szCs w:val="28"/>
              </w:rPr>
              <w:t>La DDS ou le Ministère a rendu une décision contraignante sur le dossier.</w:t>
            </w:r>
          </w:p>
        </w:tc>
      </w:tr>
      <w:tr w:rsidR="00B4119A" w:rsidRPr="00AC45EA" w14:paraId="61E95DE0" w14:textId="77777777">
        <w:tc>
          <w:tcPr>
            <w:tcW w:w="1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5AA10" w14:textId="77777777" w:rsidR="00B4119A" w:rsidRPr="00AC45EA" w:rsidRDefault="00000000">
            <w:pPr>
              <w:rPr>
                <w:sz w:val="28"/>
                <w:szCs w:val="28"/>
              </w:rPr>
            </w:pPr>
            <w:r>
              <w:rPr>
                <w:sz w:val="28"/>
                <w:szCs w:val="28"/>
              </w:rPr>
              <w:t>CLÔTURÉE</w:t>
            </w:r>
          </w:p>
        </w:tc>
        <w:tc>
          <w:tcPr>
            <w:tcW w:w="72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A0F4A" w14:textId="77777777" w:rsidR="00B4119A" w:rsidRPr="00AC45EA" w:rsidRDefault="00000000">
            <w:pPr>
              <w:rPr>
                <w:sz w:val="28"/>
                <w:szCs w:val="28"/>
              </w:rPr>
            </w:pPr>
            <w:r>
              <w:rPr>
                <w:sz w:val="28"/>
                <w:szCs w:val="28"/>
              </w:rPr>
              <w:t>Fermeture définitive après résolution acceptée ou arbitrage exécuté. Archivage légal.</w:t>
            </w:r>
          </w:p>
        </w:tc>
      </w:tr>
    </w:tbl>
    <w:p w14:paraId="50C34BF7" w14:textId="77777777" w:rsidR="00B4119A" w:rsidRPr="00AC45EA" w:rsidRDefault="00B4119A">
      <w:pPr>
        <w:spacing w:before="60" w:after="60"/>
        <w:rPr>
          <w:sz w:val="28"/>
          <w:szCs w:val="28"/>
        </w:rPr>
      </w:pPr>
    </w:p>
    <w:p w14:paraId="6F462AA7" w14:textId="77777777" w:rsidR="00B4119A" w:rsidRPr="00AC45EA" w:rsidRDefault="00000000">
      <w:pPr>
        <w:pStyle w:val="Titre2"/>
        <w:pBdr>
          <w:bottom w:val="single" w:sz="6" w:space="1" w:color="2E75B6"/>
        </w:pBdr>
        <w:rPr>
          <w:sz w:val="28"/>
          <w:szCs w:val="28"/>
        </w:rPr>
      </w:pPr>
      <w:r>
        <w:rPr>
          <w:sz w:val="28"/>
          <w:szCs w:val="28"/>
        </w:rPr>
        <w:t>6.2 Diagramme de flux</w:t>
      </w:r>
    </w:p>
    <w:p w14:paraId="71DF4665"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119A" w:rsidRPr="00AC45EA" w14:paraId="2647F570" w14:textId="77777777">
        <w:tc>
          <w:tcPr>
            <w:tcW w:w="0" w:type="auto"/>
            <w:shd w:val="clear" w:color="auto" w:fill="F2F2F2"/>
            <w:tcBorders>
              <w:top w:val="single" w:sz="1" w:space="0" w:color="CCCCCC"/>
              <w:left w:val="single" w:sz="1" w:space="0" w:color="CCCCCC"/>
              <w:bottom w:val="single" w:sz="1" w:space="0" w:color="CCCCCC"/>
              <w:right w:val="single" w:sz="1" w:space="0" w:color="CCCCCC"/>
            </w:tcBorders>
            <w:tcMar>
              <w:top w:w="120" w:type="dxa"/>
              <w:left w:w="240" w:type="dxa"/>
              <w:bottom w:w="120" w:type="dxa"/>
              <w:right w:w="240" w:type="dxa"/>
            </w:tcMar>
          </w:tcPr>
          <w:p w14:paraId="1D9C891B" w14:textId="77777777" w:rsidR="00B4119A" w:rsidRPr="00AC45EA" w:rsidRDefault="00000000">
            <w:pPr>
              <w:jc w:val="center"/>
              <w:spacing w:before="60" w:after="60"/>
              <w:rPr>
                <w:sz w:val="28"/>
                <w:szCs w:val="28"/>
              </w:rPr>
            </w:pPr>
            <w:r>
              <w:rPr>
                <w:rFonts w:eastAsia="Courier New"/>
                <w:b/>
                <w:bCs/>
                <w:color w:val="1F4E79"/>
                <w:sz w:val="28"/>
                <w:szCs w:val="28"/>
              </w:rPr>
              <w:t>[SOUMISE]  →  [ACCUSÉE]  →  [INSTRUITE]  →  [AFFECTÉE]  →  [EN TRAITEMENT]</w:t>
            </w:r>
          </w:p>
          <w:p w14:paraId="19448064" w14:textId="77777777" w:rsidR="00B4119A" w:rsidRPr="00AC45EA" w:rsidRDefault="00000000">
            <w:pPr>
              <w:jc w:val="center"/>
              <w:spacing w:after="60"/>
              <w:rPr>
                <w:sz w:val="28"/>
                <w:szCs w:val="28"/>
              </w:rPr>
            </w:pPr>
            <w:r>
              <w:rPr>
                <w:rFonts w:eastAsia="Courier New"/>
                <w:color w:val="1F4E79"/>
                <w:sz w:val="28"/>
                <w:szCs w:val="28"/>
              </w:rPr>
              <w:t xml:space="preserve">                                                                              ↓</w:t>
            </w:r>
          </w:p>
          <w:p w14:paraId="73FE3CEA" w14:textId="77777777" w:rsidR="00B4119A" w:rsidRPr="00AC45EA" w:rsidRDefault="00000000">
            <w:pPr>
              <w:jc w:val="center"/>
              <w:spacing w:after="60"/>
              <w:rPr>
                <w:sz w:val="28"/>
                <w:szCs w:val="28"/>
              </w:rPr>
            </w:pPr>
            <w:r>
              <w:rPr>
                <w:rFonts w:eastAsia="Courier New"/>
                <w:b/>
                <w:bCs/>
                <w:color w:val="1F4E79"/>
                <w:sz w:val="28"/>
                <w:szCs w:val="28"/>
              </w:rPr>
              <w:t xml:space="preserve">                                                           [RÉSOLUE]  ou  [ESCALADÉE]</w:t>
            </w:r>
          </w:p>
          <w:p w14:paraId="7B73CCDF" w14:textId="77777777" w:rsidR="00B4119A" w:rsidRPr="00AC45EA" w:rsidRDefault="00000000">
            <w:pPr>
              <w:jc w:val="center"/>
              <w:spacing w:after="60"/>
              <w:rPr>
                <w:sz w:val="28"/>
                <w:szCs w:val="28"/>
              </w:rPr>
            </w:pPr>
            <w:r>
              <w:rPr>
                <w:rFonts w:eastAsia="Courier New"/>
                <w:color w:val="1F4E79"/>
                <w:sz w:val="28"/>
                <w:szCs w:val="28"/>
              </w:rPr>
              <w:lastRenderedPageBreak/>
              <w:t xml:space="preserve">                                                                ↓                  ↓</w:t>
            </w:r>
          </w:p>
          <w:p w14:paraId="24878E8F" w14:textId="77777777" w:rsidR="00B4119A" w:rsidRPr="00AC45EA" w:rsidRDefault="00000000">
            <w:pPr>
              <w:jc w:val="center"/>
              <w:spacing w:after="60"/>
              <w:rPr>
                <w:sz w:val="28"/>
                <w:szCs w:val="28"/>
              </w:rPr>
            </w:pPr>
            <w:r>
              <w:rPr>
                <w:rFonts w:eastAsia="Courier New"/>
                <w:b/>
                <w:bCs/>
                <w:color w:val="1F4E79"/>
                <w:sz w:val="28"/>
                <w:szCs w:val="28"/>
              </w:rPr>
              <w:t xml:space="preserve">                                                          [CLÔTURÉE]        [ARBITRÉE]</w:t>
            </w:r>
          </w:p>
          <w:p w14:paraId="7F74CE0D" w14:textId="77777777" w:rsidR="00B4119A" w:rsidRPr="00AC45EA" w:rsidRDefault="00000000">
            <w:pPr>
              <w:jc w:val="center"/>
              <w:spacing w:after="60"/>
              <w:rPr>
                <w:sz w:val="28"/>
                <w:szCs w:val="28"/>
              </w:rPr>
            </w:pPr>
            <w:r>
              <w:rPr>
                <w:rFonts w:eastAsia="Courier New"/>
                <w:color w:val="1F4E79"/>
                <w:sz w:val="28"/>
                <w:szCs w:val="28"/>
              </w:rPr>
              <w:t xml:space="preserve">                                                                                   ↓</w:t>
            </w:r>
          </w:p>
          <w:p w14:paraId="3F11BB37" w14:textId="77777777" w:rsidR="00B4119A" w:rsidRPr="00AC45EA" w:rsidRDefault="00000000">
            <w:pPr>
              <w:jc w:val="center"/>
              <w:spacing w:after="60"/>
              <w:rPr>
                <w:sz w:val="28"/>
                <w:szCs w:val="28"/>
              </w:rPr>
            </w:pPr>
            <w:r>
              <w:rPr>
                <w:rFonts w:eastAsia="Courier New"/>
                <w:b/>
                <w:bCs/>
                <w:color w:val="1F4E79"/>
                <w:sz w:val="28"/>
                <w:szCs w:val="28"/>
              </w:rPr>
              <w:t xml:space="preserve">                                                                          [CLÔTURÉE]</w:t>
            </w:r>
          </w:p>
        </w:tc>
      </w:tr>
    </w:tbl>
    <w:p w14:paraId="319F95F7" w14:textId="77777777" w:rsidR="00B4119A" w:rsidRPr="00AC45EA" w:rsidRDefault="00B4119A">
      <w:pPr>
        <w:spacing w:before="60" w:after="60"/>
        <w:rPr>
          <w:sz w:val="28"/>
          <w:szCs w:val="28"/>
        </w:rPr>
      </w:pPr>
    </w:p>
    <w:p w14:paraId="5248FB1F" w14:textId="77777777" w:rsidR="00B4119A" w:rsidRPr="00AC45EA" w:rsidRDefault="00000000">
      <w:pPr>
        <w:rPr>
          <w:sz w:val="28"/>
          <w:szCs w:val="28"/>
        </w:rPr>
      </w:pPr>
      <w:r>
        <w:rPr>
          <w:sz w:val="28"/>
          <w:szCs w:val="28"/>
        </w:rPr>
        <w:br w:type="page"/>
      </w:r>
    </w:p>
    <w:p w14:paraId="54D6BEA9" w14:textId="77777777" w:rsidR="00B4119A" w:rsidRPr="00AC45EA" w:rsidRDefault="00000000">
      <w:pPr>
        <w:pStyle w:val="Titre1"/>
        <w:shd w:val="clear" w:color="auto" w:fill="1F4E79"/>
        <w:ind w:left="200" w:right="200"/>
        <w:rPr>
          <w:sz w:val="28"/>
          <w:szCs w:val="28"/>
        </w:rPr>
      </w:pPr>
      <w:r>
        <w:rPr>
          <w:sz w:val="28"/>
          <w:szCs w:val="28"/>
        </w:rPr>
        <w:lastRenderedPageBreak/>
        <w:t>7. ACTIONS PAR ACTEUR À CHAQUE ÉTAPE</w:t>
      </w:r>
    </w:p>
    <w:p w14:paraId="4D5D3089" w14:textId="77777777" w:rsidR="00B4119A" w:rsidRPr="00AC45EA" w:rsidRDefault="00B4119A">
      <w:pPr>
        <w:spacing w:before="60" w:after="60"/>
        <w:rPr>
          <w:sz w:val="28"/>
          <w:szCs w:val="28"/>
        </w:rPr>
      </w:pPr>
    </w:p>
    <w:p w14:paraId="0B1BDB21" w14:textId="77777777" w:rsidR="00B4119A" w:rsidRPr="00AC45EA" w:rsidRDefault="00000000">
      <w:pPr>
        <w:pStyle w:val="Titre2"/>
        <w:pBdr>
          <w:bottom w:val="single" w:sz="6" w:space="1" w:color="2E75B6"/>
        </w:pBdr>
        <w:rPr>
          <w:sz w:val="28"/>
          <w:szCs w:val="28"/>
        </w:rPr>
      </w:pPr>
      <w:r>
        <w:rPr>
          <w:sz w:val="28"/>
          <w:szCs w:val="28"/>
        </w:rPr>
        <w:t>7.1 Usager (Plaignant)</w:t>
      </w:r>
    </w:p>
    <w:p w14:paraId="46B22EEB"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9"/>
        <w:gridCol w:w="1875"/>
        <w:gridCol w:w="4572"/>
      </w:tblGrid>
      <w:tr w:rsidR="00B4119A" w:rsidRPr="00AC45EA" w14:paraId="7FE9FD65" w14:textId="77777777">
        <w:tc>
          <w:tcPr>
            <w:gridSpan w:val="3"/>
            <w:tcW w:w="0" w:type="auto"/>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ED479" w14:textId="77777777" w:rsidR="00B4119A" w:rsidRPr="00AC45EA" w:rsidRDefault="00000000">
            <w:pPr>
              <w:rPr>
                <w:sz w:val="28"/>
                <w:szCs w:val="28"/>
              </w:rPr>
            </w:pPr>
            <w:r>
              <w:rPr>
                <w:b/>
                <w:bCs/>
                <w:color w:val="FFFFFF"/>
                <w:sz w:val="28"/>
                <w:szCs w:val="28"/>
              </w:rPr>
              <w:t>G1 — USAGER (PLAIGNANT)</w:t>
            </w:r>
          </w:p>
        </w:tc>
      </w:tr>
      <w:tr w:rsidR="00B4119A" w:rsidRPr="00AC45EA" w14:paraId="3C3B2038" w14:textId="77777777">
        <w:tc>
          <w:tcPr>
            <w:tcW w:w="2600" w:type="dxa"/>
            <w:shd w:val="clear" w:color="auto" w:fill="BDD7E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B0AEB" w14:textId="77777777" w:rsidR="00B4119A" w:rsidRPr="00AC45EA" w:rsidRDefault="00000000">
            <w:pPr>
              <w:rPr>
                <w:sz w:val="28"/>
                <w:szCs w:val="28"/>
              </w:rPr>
            </w:pPr>
            <w:r>
              <w:rPr>
                <w:b/>
                <w:bCs/>
                <w:sz w:val="28"/>
                <w:szCs w:val="28"/>
              </w:rPr>
              <w:t>Action</w:t>
            </w:r>
          </w:p>
        </w:tc>
        <w:tc>
          <w:tcPr>
            <w:tcW w:w="1800" w:type="dxa"/>
            <w:shd w:val="clear" w:color="auto" w:fill="BDD7E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EC3B3" w14:textId="77777777" w:rsidR="00B4119A" w:rsidRPr="00AC45EA" w:rsidRDefault="00000000">
            <w:pPr>
              <w:rPr>
                <w:sz w:val="28"/>
                <w:szCs w:val="28"/>
              </w:rPr>
            </w:pPr>
            <w:r>
              <w:rPr>
                <w:b/>
                <w:bCs/>
                <w:sz w:val="28"/>
                <w:szCs w:val="28"/>
              </w:rPr>
              <w:t>État entrant</w:t>
            </w:r>
          </w:p>
        </w:tc>
        <w:tc>
          <w:tcPr>
            <w:tcW w:w="4626" w:type="dxa"/>
            <w:shd w:val="clear" w:color="auto" w:fill="BDD7E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653D7" w14:textId="77777777" w:rsidR="00B4119A" w:rsidRPr="00AC45EA" w:rsidRDefault="00000000">
            <w:pPr>
              <w:rPr>
                <w:sz w:val="28"/>
                <w:szCs w:val="28"/>
              </w:rPr>
            </w:pPr>
            <w:r>
              <w:rPr>
                <w:b/>
                <w:bCs/>
                <w:sz w:val="28"/>
                <w:szCs w:val="28"/>
              </w:rPr>
              <w:t>Description</w:t>
            </w:r>
          </w:p>
        </w:tc>
      </w:tr>
      <w:tr w:rsidR="00B4119A" w:rsidRPr="00AC45EA" w14:paraId="5C818A80"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FD843" w14:textId="77777777" w:rsidR="00B4119A" w:rsidRPr="00AC45EA" w:rsidRDefault="00000000">
            <w:pPr>
              <w:rPr>
                <w:sz w:val="28"/>
                <w:szCs w:val="28"/>
              </w:rPr>
            </w:pPr>
            <w:r>
              <w:rPr>
                <w:b/>
                <w:bCs/>
                <w:sz w:val="28"/>
                <w:szCs w:val="28"/>
              </w:rPr>
              <w:t>Soumettre</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86CF6" w14:textId="77777777" w:rsidR="00B4119A" w:rsidRPr="00AC45EA" w:rsidRDefault="00000000">
            <w:pPr>
              <w:rPr>
                <w:sz w:val="28"/>
                <w:szCs w:val="28"/>
              </w:rPr>
            </w:pPr>
            <w:r>
              <w:rPr>
                <w:color w:val="2E75B6"/>
                <w:sz w:val="28"/>
                <w:szCs w:val="28"/>
              </w:rPr>
              <w:t>Initiateur</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9056A" w14:textId="77777777" w:rsidR="00B4119A" w:rsidRPr="00AC45EA" w:rsidRDefault="00000000">
            <w:pPr>
              <w:rPr>
                <w:sz w:val="28"/>
                <w:szCs w:val="28"/>
              </w:rPr>
            </w:pPr>
            <w:r>
              <w:rPr>
                <w:sz w:val="28"/>
                <w:szCs w:val="28"/>
              </w:rPr>
              <w:t>Remplit le formulaire de plainte (objet, établissement, date, pièces jointes)</w:t>
            </w:r>
          </w:p>
        </w:tc>
      </w:tr>
      <w:tr w:rsidR="00B4119A" w:rsidRPr="00AC45EA" w14:paraId="79BA6B47"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B25EA" w14:textId="77777777" w:rsidR="00B4119A" w:rsidRPr="00AC45EA" w:rsidRDefault="00000000">
            <w:pPr>
              <w:rPr>
                <w:sz w:val="28"/>
                <w:szCs w:val="28"/>
              </w:rPr>
            </w:pPr>
            <w:r>
              <w:rPr>
                <w:b/>
                <w:bCs/>
                <w:sz w:val="28"/>
                <w:szCs w:val="28"/>
              </w:rPr>
              <w:t>Compléter</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A84E8" w14:textId="77777777" w:rsidR="00B4119A" w:rsidRPr="00AC45EA" w:rsidRDefault="00000000">
            <w:pPr>
              <w:rPr>
                <w:sz w:val="28"/>
                <w:szCs w:val="28"/>
              </w:rPr>
            </w:pPr>
            <w:r>
              <w:rPr>
                <w:color w:val="2E75B6"/>
                <w:sz w:val="28"/>
                <w:szCs w:val="28"/>
              </w:rPr>
              <w:t>Sur demande PFE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99EB6" w14:textId="77777777" w:rsidR="00B4119A" w:rsidRPr="00AC45EA" w:rsidRDefault="00000000">
            <w:pPr>
              <w:rPr>
                <w:sz w:val="28"/>
                <w:szCs w:val="28"/>
              </w:rPr>
            </w:pPr>
            <w:r>
              <w:rPr>
                <w:sz w:val="28"/>
                <w:szCs w:val="28"/>
              </w:rPr>
              <w:t>Ajoute des informations manquantes à la demande du Point Focal</w:t>
            </w:r>
          </w:p>
        </w:tc>
      </w:tr>
      <w:tr w:rsidR="00B4119A" w:rsidRPr="00AC45EA" w14:paraId="63857314"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287B6" w14:textId="77777777" w:rsidR="00B4119A" w:rsidRPr="00AC45EA" w:rsidRDefault="00000000">
            <w:pPr>
              <w:rPr>
                <w:sz w:val="28"/>
                <w:szCs w:val="28"/>
              </w:rPr>
            </w:pPr>
            <w:r>
              <w:rPr>
                <w:b/>
                <w:bCs/>
                <w:sz w:val="28"/>
                <w:szCs w:val="28"/>
              </w:rPr>
              <w:t>Consulter</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D5A4F" w14:textId="3099BAC3" w:rsidR="00B4119A" w:rsidRPr="00AC45EA" w:rsidRDefault="00000000">
            <w:pPr>
              <w:rPr>
                <w:sz w:val="28"/>
                <w:szCs w:val="28"/>
              </w:rPr>
            </w:pPr>
            <w:r>
              <w:rPr>
                <w:color w:val="2E75B6"/>
                <w:sz w:val="28"/>
                <w:szCs w:val="28"/>
              </w:rPr>
              <w:t>À tout moment</w:t>
            </w:r>
            <w:ins w:id="9" w:author="OKE Sévérin [SANTE]" w:date="2026-05-19T11:38:00Z" w16du:dateUtc="2026-05-19T10:38:00Z">
              <w:r>
                <w:rPr>
                  <w:color w:val="2E75B6"/>
                  <w:sz w:val="28"/>
                  <w:szCs w:val="28"/>
                </w:rPr>
                <w:t xml:space="preserve"> </w:t>
              </w:r>
            </w:ins>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E7904" w14:textId="77777777" w:rsidR="00B4119A" w:rsidRPr="00AC45EA" w:rsidRDefault="00000000">
            <w:pPr>
              <w:rPr>
                <w:sz w:val="28"/>
                <w:szCs w:val="28"/>
              </w:rPr>
            </w:pPr>
            <w:r>
              <w:rPr>
                <w:sz w:val="28"/>
                <w:szCs w:val="28"/>
              </w:rPr>
              <w:t>Visualise le statut de sa plainte en temps réel via son espace personnel</w:t>
            </w:r>
          </w:p>
        </w:tc>
      </w:tr>
      <w:tr w:rsidR="00B4119A" w:rsidRPr="00AC45EA" w14:paraId="7E8DC60F"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CC44C" w14:textId="77777777" w:rsidR="00B4119A" w:rsidRPr="00AC45EA" w:rsidRDefault="00000000">
            <w:pPr>
              <w:rPr>
                <w:sz w:val="28"/>
                <w:szCs w:val="28"/>
              </w:rPr>
            </w:pPr>
            <w:r>
              <w:rPr>
                <w:b/>
                <w:bCs/>
                <w:sz w:val="28"/>
                <w:szCs w:val="28"/>
              </w:rPr>
              <w:t>Accuser réception résolution</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35F04" w14:textId="77777777" w:rsidR="00B4119A" w:rsidRPr="00AC45EA" w:rsidRDefault="00000000">
            <w:pPr>
              <w:rPr>
                <w:sz w:val="28"/>
                <w:szCs w:val="28"/>
              </w:rPr>
            </w:pPr>
            <w:r>
              <w:rPr>
                <w:color w:val="2E75B6"/>
                <w:sz w:val="28"/>
                <w:szCs w:val="28"/>
              </w:rPr>
              <w:t>Résolution proposée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0FA43" w14:textId="77777777" w:rsidR="00B4119A" w:rsidRPr="00AC45EA" w:rsidRDefault="00000000">
            <w:pPr>
              <w:rPr>
                <w:sz w:val="28"/>
                <w:szCs w:val="28"/>
              </w:rPr>
            </w:pPr>
            <w:r>
              <w:rPr>
                <w:sz w:val="28"/>
                <w:szCs w:val="28"/>
              </w:rPr>
              <w:t>Valide ou conteste la réponse reçue de l'établissement</w:t>
            </w:r>
          </w:p>
        </w:tc>
      </w:tr>
      <w:tr w:rsidR="00B4119A" w:rsidRPr="00AC45EA" w14:paraId="7CD1BA68"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438F8" w14:textId="77777777" w:rsidR="00B4119A" w:rsidRPr="00AC45EA" w:rsidRDefault="00000000">
            <w:pPr>
              <w:rPr>
                <w:sz w:val="28"/>
                <w:szCs w:val="28"/>
              </w:rPr>
            </w:pPr>
            <w:r>
              <w:rPr>
                <w:b/>
                <w:bCs/>
                <w:sz w:val="28"/>
                <w:szCs w:val="28"/>
              </w:rPr>
              <w:t>Contester / Escalader</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A3DF5" w14:textId="77777777" w:rsidR="00B4119A" w:rsidRPr="00AC45EA" w:rsidRDefault="00000000">
            <w:pPr>
              <w:rPr>
                <w:sz w:val="28"/>
                <w:szCs w:val="28"/>
              </w:rPr>
            </w:pPr>
            <w:r>
              <w:rPr>
                <w:color w:val="2E75B6"/>
                <w:sz w:val="28"/>
                <w:szCs w:val="28"/>
              </w:rPr>
              <w:t>Insatisfaction</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7E53B" w14:textId="77777777" w:rsidR="00B4119A" w:rsidRPr="00AC45EA" w:rsidRDefault="00000000">
            <w:pPr>
              <w:rPr>
                <w:sz w:val="28"/>
                <w:szCs w:val="28"/>
              </w:rPr>
            </w:pPr>
            <w:r>
              <w:rPr>
                <w:sz w:val="28"/>
                <w:szCs w:val="28"/>
              </w:rPr>
              <w:t>Demande le réexamen à l'échelon supérieur (DDS ou DQSS) dans un délai de 15 jours</w:t>
            </w:r>
          </w:p>
        </w:tc>
      </w:tr>
      <w:tr w:rsidR="00B4119A" w:rsidRPr="00AC45EA" w14:paraId="0BC57753"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92DE8" w14:textId="77777777" w:rsidR="00B4119A" w:rsidRPr="00AC45EA" w:rsidRDefault="00000000">
            <w:pPr>
              <w:rPr>
                <w:sz w:val="28"/>
                <w:szCs w:val="28"/>
              </w:rPr>
            </w:pPr>
            <w:r>
              <w:rPr>
                <w:b/>
                <w:bCs/>
                <w:sz w:val="28"/>
                <w:szCs w:val="28"/>
              </w:rPr>
              <w:t>Retirer</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2D627" w14:textId="77777777" w:rsidR="00B4119A" w:rsidRPr="00AC45EA" w:rsidRDefault="00000000">
            <w:pPr>
              <w:rPr>
                <w:sz w:val="28"/>
                <w:szCs w:val="28"/>
              </w:rPr>
            </w:pPr>
            <w:r>
              <w:rPr>
                <w:color w:val="2E75B6"/>
                <w:sz w:val="28"/>
                <w:szCs w:val="28"/>
              </w:rPr>
              <w:t>Avant clôture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E6AD7" w14:textId="77777777" w:rsidR="00B4119A" w:rsidRPr="00AC45EA" w:rsidRDefault="00000000">
            <w:pPr>
              <w:rPr>
                <w:sz w:val="28"/>
                <w:szCs w:val="28"/>
              </w:rPr>
            </w:pPr>
            <w:r>
              <w:rPr>
                <w:sz w:val="28"/>
                <w:szCs w:val="28"/>
              </w:rPr>
              <w:t>Annule la plainte avec motif obligatoire</w:t>
            </w:r>
          </w:p>
        </w:tc>
      </w:tr>
    </w:tbl>
    <w:p w14:paraId="317F6DFD" w14:textId="77777777" w:rsidR="00B4119A" w:rsidRPr="00AC45EA" w:rsidRDefault="00B4119A">
      <w:pPr>
        <w:spacing w:before="60" w:after="60"/>
        <w:rPr>
          <w:sz w:val="28"/>
          <w:szCs w:val="28"/>
        </w:rPr>
      </w:pPr>
    </w:p>
    <w:p w14:paraId="00AB5DA7" w14:textId="77777777" w:rsidR="00B4119A" w:rsidRPr="00AC45EA" w:rsidRDefault="00000000">
      <w:pPr>
        <w:pStyle w:val="Titre2"/>
        <w:pBdr>
          <w:bottom w:val="single" w:sz="6" w:space="1" w:color="2E75B6"/>
        </w:pBdr>
        <w:rPr>
          <w:sz w:val="28"/>
          <w:szCs w:val="28"/>
        </w:rPr>
      </w:pPr>
      <w:r>
        <w:rPr>
          <w:sz w:val="28"/>
          <w:szCs w:val="28"/>
        </w:rPr>
        <w:t xml:space="preserve">7.2 Point Focal Établissement </w:t>
      </w:r>
      <w:commentRangeStart w:id="10"/>
      <w:r>
        <w:rPr>
          <w:sz w:val="28"/>
          <w:szCs w:val="28"/>
        </w:rPr>
        <w:t>(PFE)</w:t>
      </w:r>
      <w:commentRangeEnd w:id="10"/>
      <w:r>
        <w:rPr>
          <w:rStyle w:val="Marquedecommentaire"/>
          <w:sz w:val="28"/>
          <w:szCs w:val="28"/>
        </w:rPr>
        <w:commentReference w:id="10"/>
      </w:r>
    </w:p>
    <w:p w14:paraId="493481DF" w14:textId="77777777" w:rsidR="00B4119A" w:rsidRPr="00AC45EA" w:rsidRDefault="00000000">
      <w:pPr>
        <w:spacing w:before="80" w:after="80"/>
        <w:rPr>
          <w:sz w:val="28"/>
          <w:szCs w:val="28"/>
        </w:rPr>
      </w:pPr>
      <w:r>
        <w:rPr>
          <w:sz w:val="28"/>
          <w:szCs w:val="28"/>
        </w:rPr>
        <w:t>Rôle pivot central du workflow — premier récepteur et coordinateur du traitement interne.</w:t>
      </w:r>
    </w:p>
    <w:p w14:paraId="7E67164F"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5"/>
        <w:gridCol w:w="2029"/>
        <w:gridCol w:w="4452"/>
      </w:tblGrid>
      <w:tr w:rsidR="00B4119A" w:rsidRPr="00AC45EA" w14:paraId="67CE2C29" w14:textId="77777777">
        <w:tc>
          <w:tcPr>
            <w:gridSpan w:val="3"/>
            <w:tcW w:w="0" w:type="auto"/>
            <w:shd w:val="clear" w:color="auto" w:fill="1D6A2D"/>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FD93F" w14:textId="77777777" w:rsidR="00B4119A" w:rsidRPr="00AC45EA" w:rsidRDefault="00000000">
            <w:pPr>
              <w:rPr>
                <w:sz w:val="28"/>
                <w:szCs w:val="28"/>
              </w:rPr>
            </w:pPr>
            <w:r>
              <w:rPr>
                <w:b/>
                <w:bCs/>
                <w:color w:val="FFFFFF"/>
                <w:sz w:val="28"/>
                <w:szCs w:val="28"/>
              </w:rPr>
              <w:t>G2 — POINT FOCAL ÉTABLISSEMENT (PFE)</w:t>
            </w:r>
          </w:p>
        </w:tc>
      </w:tr>
      <w:tr w:rsidR="00B4119A" w:rsidRPr="00AC45EA" w14:paraId="5EEE92AC" w14:textId="77777777">
        <w:tc>
          <w:tcPr>
            <w:tcW w:w="2600" w:type="dxa"/>
            <w:shd w:val="clear" w:color="auto" w:fill="E2EFD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11EC6" w14:textId="77777777" w:rsidR="00B4119A" w:rsidRPr="00AC45EA" w:rsidRDefault="00000000">
            <w:pPr>
              <w:rPr>
                <w:sz w:val="28"/>
                <w:szCs w:val="28"/>
              </w:rPr>
            </w:pPr>
            <w:r>
              <w:rPr>
                <w:b/>
                <w:bCs/>
                <w:sz w:val="28"/>
                <w:szCs w:val="28"/>
              </w:rPr>
              <w:t>Action</w:t>
            </w:r>
          </w:p>
        </w:tc>
        <w:tc>
          <w:tcPr>
            <w:tcW w:w="1800" w:type="dxa"/>
            <w:shd w:val="clear" w:color="auto" w:fill="E2EFD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671C3" w14:textId="77777777" w:rsidR="00B4119A" w:rsidRPr="00AC45EA" w:rsidRDefault="00000000">
            <w:pPr>
              <w:rPr>
                <w:sz w:val="28"/>
                <w:szCs w:val="28"/>
              </w:rPr>
            </w:pPr>
            <w:r>
              <w:rPr>
                <w:b/>
                <w:bCs/>
                <w:sz w:val="28"/>
                <w:szCs w:val="28"/>
              </w:rPr>
              <w:t>État entrant</w:t>
            </w:r>
          </w:p>
        </w:tc>
        <w:tc>
          <w:tcPr>
            <w:tcW w:w="4626" w:type="dxa"/>
            <w:shd w:val="clear" w:color="auto" w:fill="E2EFD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72BF7" w14:textId="77777777" w:rsidR="00B4119A" w:rsidRPr="00AC45EA" w:rsidRDefault="00000000">
            <w:pPr>
              <w:rPr>
                <w:sz w:val="28"/>
                <w:szCs w:val="28"/>
              </w:rPr>
            </w:pPr>
            <w:r>
              <w:rPr>
                <w:b/>
                <w:bCs/>
                <w:sz w:val="28"/>
                <w:szCs w:val="28"/>
              </w:rPr>
              <w:t>Description</w:t>
            </w:r>
          </w:p>
        </w:tc>
      </w:tr>
      <w:tr w:rsidR="00B4119A" w:rsidRPr="00AC45EA" w14:paraId="43BEF936"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DB890" w14:textId="77777777" w:rsidR="00B4119A" w:rsidRPr="00AC45EA" w:rsidRDefault="00000000">
            <w:pPr>
              <w:rPr>
                <w:sz w:val="28"/>
                <w:szCs w:val="28"/>
              </w:rPr>
            </w:pPr>
            <w:r>
              <w:rPr>
                <w:b/>
                <w:bCs/>
                <w:sz w:val="28"/>
                <w:szCs w:val="28"/>
              </w:rPr>
              <w:t>Accuser réception</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E2B40" w14:textId="77777777" w:rsidR="00B4119A" w:rsidRPr="00AC45EA" w:rsidRDefault="00000000">
            <w:pPr>
              <w:rPr>
                <w:sz w:val="28"/>
                <w:szCs w:val="28"/>
              </w:rPr>
            </w:pPr>
            <w:r>
              <w:rPr>
                <w:color w:val="2E75B6"/>
                <w:sz w:val="28"/>
                <w:szCs w:val="28"/>
              </w:rPr>
              <w:t>SOUMISE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E2645" w14:textId="77777777" w:rsidR="00B4119A" w:rsidRPr="00AC45EA" w:rsidRDefault="00000000">
            <w:pPr>
              <w:rPr>
                <w:sz w:val="28"/>
                <w:szCs w:val="28"/>
              </w:rPr>
            </w:pPr>
            <w:r>
              <w:rPr>
                <w:sz w:val="28"/>
                <w:szCs w:val="28"/>
              </w:rPr>
              <w:t>Confirme la réception dans un délai maximum de 48 heures</w:t>
            </w:r>
          </w:p>
        </w:tc>
      </w:tr>
      <w:tr w:rsidR="00B4119A" w:rsidRPr="00AC45EA" w14:paraId="6111D210"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B65C9" w14:textId="77777777" w:rsidR="00B4119A" w:rsidRPr="00AC45EA" w:rsidRDefault="00000000">
            <w:pPr>
              <w:rPr>
                <w:sz w:val="28"/>
                <w:szCs w:val="28"/>
              </w:rPr>
            </w:pPr>
            <w:r>
              <w:rPr>
                <w:b/>
                <w:bCs/>
                <w:sz w:val="28"/>
                <w:szCs w:val="28"/>
              </w:rPr>
              <w:t>Demander complément</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C8958" w14:textId="77777777" w:rsidR="00B4119A" w:rsidRPr="00AC45EA" w:rsidRDefault="00000000">
            <w:pPr>
              <w:rPr>
                <w:sz w:val="28"/>
                <w:szCs w:val="28"/>
              </w:rPr>
            </w:pPr>
            <w:r>
              <w:rPr>
                <w:color w:val="2E75B6"/>
                <w:sz w:val="28"/>
                <w:szCs w:val="28"/>
              </w:rPr>
              <w:t>SOUMISE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DA6B8" w14:textId="77777777" w:rsidR="00B4119A" w:rsidRPr="00AC45EA" w:rsidRDefault="00000000">
            <w:pPr>
              <w:rPr>
                <w:sz w:val="28"/>
                <w:szCs w:val="28"/>
              </w:rPr>
            </w:pPr>
            <w:r>
              <w:rPr>
                <w:sz w:val="28"/>
                <w:szCs w:val="28"/>
              </w:rPr>
              <w:t>Sollicite des précisions complémentaires auprès de l'usager</w:t>
            </w:r>
          </w:p>
        </w:tc>
      </w:tr>
      <w:tr w:rsidR="00B4119A" w:rsidRPr="00AC45EA" w14:paraId="1FD4C9F2"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48BE7" w14:textId="77777777" w:rsidR="00B4119A" w:rsidRPr="00AC45EA" w:rsidRDefault="00000000">
            <w:pPr>
              <w:rPr>
                <w:sz w:val="28"/>
                <w:szCs w:val="28"/>
              </w:rPr>
            </w:pPr>
            <w:r>
              <w:rPr>
                <w:b/>
                <w:bCs/>
                <w:sz w:val="28"/>
                <w:szCs w:val="28"/>
              </w:rPr>
              <w:lastRenderedPageBreak/>
              <w:t>Qualifier / Catégoriser</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7D976" w14:textId="77777777" w:rsidR="00B4119A" w:rsidRPr="00AC45EA" w:rsidRDefault="00000000">
            <w:pPr>
              <w:rPr>
                <w:sz w:val="28"/>
                <w:szCs w:val="28"/>
              </w:rPr>
            </w:pPr>
            <w:r>
              <w:rPr>
                <w:color w:val="2E75B6"/>
                <w:sz w:val="28"/>
                <w:szCs w:val="28"/>
              </w:rPr>
              <w:t>ACCUSÉE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4B6" w14:textId="77777777" w:rsidR="00B4119A" w:rsidRPr="00AC45EA" w:rsidRDefault="00000000">
            <w:pPr>
              <w:rPr>
                <w:sz w:val="28"/>
                <w:szCs w:val="28"/>
              </w:rPr>
            </w:pPr>
            <w:r>
              <w:rPr>
                <w:sz w:val="28"/>
                <w:szCs w:val="28"/>
              </w:rPr>
              <w:t>Classe la plainte (P1 à P7) et évalue le niveau de gravité</w:t>
            </w:r>
          </w:p>
        </w:tc>
      </w:tr>
      <w:tr w:rsidR="00B4119A" w:rsidRPr="00AC45EA" w14:paraId="4328E534"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41E42" w14:textId="77777777" w:rsidR="00B4119A" w:rsidRPr="00AC45EA" w:rsidRDefault="00000000">
            <w:pPr>
              <w:rPr>
                <w:sz w:val="28"/>
                <w:szCs w:val="28"/>
              </w:rPr>
            </w:pPr>
            <w:r>
              <w:rPr>
                <w:b/>
                <w:bCs/>
                <w:sz w:val="28"/>
                <w:szCs w:val="28"/>
              </w:rPr>
              <w:t>Affecter</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99F8B" w14:textId="77777777" w:rsidR="00B4119A" w:rsidRPr="00AC45EA" w:rsidRDefault="00000000">
            <w:pPr>
              <w:rPr>
                <w:sz w:val="28"/>
                <w:szCs w:val="28"/>
              </w:rPr>
            </w:pPr>
            <w:r>
              <w:rPr>
                <w:color w:val="2E75B6"/>
                <w:sz w:val="28"/>
                <w:szCs w:val="28"/>
              </w:rPr>
              <w:t>INSTRUITE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A81F9" w14:textId="77777777" w:rsidR="00B4119A" w:rsidRPr="00AC45EA" w:rsidRDefault="00000000">
            <w:pPr>
              <w:rPr>
                <w:sz w:val="28"/>
                <w:szCs w:val="28"/>
              </w:rPr>
            </w:pPr>
            <w:r>
              <w:rPr>
                <w:sz w:val="28"/>
                <w:szCs w:val="28"/>
              </w:rPr>
              <w:t>Assigne la plainte à un agent ou service interne compétent</w:t>
            </w:r>
          </w:p>
        </w:tc>
      </w:tr>
      <w:tr w:rsidR="00B4119A" w:rsidRPr="00AC45EA" w14:paraId="5E640EDA"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DDB21" w14:textId="77777777" w:rsidR="00B4119A" w:rsidRPr="00AC45EA" w:rsidRDefault="00000000">
            <w:pPr>
              <w:rPr>
                <w:sz w:val="28"/>
                <w:szCs w:val="28"/>
              </w:rPr>
            </w:pPr>
            <w:r>
              <w:rPr>
                <w:b/>
                <w:bCs/>
                <w:sz w:val="28"/>
                <w:szCs w:val="28"/>
              </w:rPr>
              <w:t>Traiter directement</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C2F4B" w14:textId="77777777" w:rsidR="00B4119A" w:rsidRPr="00AC45EA" w:rsidRDefault="00000000">
            <w:pPr>
              <w:rPr>
                <w:sz w:val="28"/>
                <w:szCs w:val="28"/>
              </w:rPr>
            </w:pPr>
            <w:r>
              <w:rPr>
                <w:color w:val="2E75B6"/>
                <w:sz w:val="28"/>
                <w:szCs w:val="28"/>
              </w:rPr>
              <w:t>INSTRUITE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F33D3" w14:textId="77777777" w:rsidR="00B4119A" w:rsidRPr="00AC45EA" w:rsidRDefault="00000000">
            <w:pPr>
              <w:rPr>
                <w:sz w:val="28"/>
                <w:szCs w:val="28"/>
              </w:rPr>
            </w:pPr>
            <w:r>
              <w:rPr>
                <w:sz w:val="28"/>
                <w:szCs w:val="28"/>
              </w:rPr>
              <w:t>Prend en charge lui-même les plaintes simples (catégories P2, P5)</w:t>
            </w:r>
          </w:p>
        </w:tc>
      </w:tr>
      <w:tr w:rsidR="00B4119A" w:rsidRPr="00AC45EA" w14:paraId="39500D36"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A9BEF" w14:textId="77777777" w:rsidR="00B4119A" w:rsidRPr="00AC45EA" w:rsidRDefault="00000000">
            <w:pPr>
              <w:rPr>
                <w:sz w:val="28"/>
                <w:szCs w:val="28"/>
              </w:rPr>
            </w:pPr>
            <w:r>
              <w:rPr>
                <w:b/>
                <w:bCs/>
                <w:sz w:val="28"/>
                <w:szCs w:val="28"/>
              </w:rPr>
              <w:t>Escalader à la Direction</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CF864" w14:textId="77777777" w:rsidR="00B4119A" w:rsidRPr="00AC45EA" w:rsidRDefault="00000000">
            <w:pPr>
              <w:rPr>
                <w:sz w:val="28"/>
                <w:szCs w:val="28"/>
              </w:rPr>
            </w:pPr>
            <w:r>
              <w:rPr>
                <w:color w:val="2E75B6"/>
                <w:sz w:val="28"/>
                <w:szCs w:val="28"/>
              </w:rPr>
              <w:t>INSTRUITE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1E2A0" w14:textId="77777777" w:rsidR="00B4119A" w:rsidRPr="00AC45EA" w:rsidRDefault="00000000">
            <w:pPr>
              <w:rPr>
                <w:sz w:val="28"/>
                <w:szCs w:val="28"/>
              </w:rPr>
            </w:pPr>
            <w:r>
              <w:rPr>
                <w:sz w:val="28"/>
                <w:szCs w:val="28"/>
              </w:rPr>
              <w:t>Transmet les cas dépassant ses compétences (P1, P7) à la Direction</w:t>
            </w:r>
          </w:p>
        </w:tc>
      </w:tr>
      <w:tr w:rsidR="00B4119A" w:rsidRPr="00AC45EA" w14:paraId="41B2C739"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79879" w14:textId="77777777" w:rsidR="00B4119A" w:rsidRPr="00AC45EA" w:rsidRDefault="00000000">
            <w:pPr>
              <w:rPr>
                <w:sz w:val="28"/>
                <w:szCs w:val="28"/>
              </w:rPr>
            </w:pPr>
            <w:r>
              <w:rPr>
                <w:b/>
                <w:bCs/>
                <w:sz w:val="28"/>
                <w:szCs w:val="28"/>
              </w:rPr>
              <w:t>Proposer une résolution</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13B36" w14:textId="77777777" w:rsidR="00B4119A" w:rsidRPr="00AC45EA" w:rsidRDefault="00000000">
            <w:pPr>
              <w:rPr>
                <w:sz w:val="28"/>
                <w:szCs w:val="28"/>
              </w:rPr>
            </w:pPr>
            <w:r>
              <w:rPr>
                <w:color w:val="2E75B6"/>
                <w:sz w:val="28"/>
                <w:szCs w:val="28"/>
              </w:rPr>
              <w:t>EN TRAITEMENT</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97DF9" w14:textId="77777777" w:rsidR="00B4119A" w:rsidRPr="00AC45EA" w:rsidRDefault="00000000">
            <w:pPr>
              <w:rPr>
                <w:sz w:val="28"/>
                <w:szCs w:val="28"/>
              </w:rPr>
            </w:pPr>
            <w:r>
              <w:rPr>
                <w:sz w:val="28"/>
                <w:szCs w:val="28"/>
              </w:rPr>
              <w:t>Rédige et soumet la réponse officielle à l'usager</w:t>
            </w:r>
          </w:p>
        </w:tc>
      </w:tr>
      <w:tr w:rsidR="00B4119A" w:rsidRPr="00AC45EA" w14:paraId="3D493D76"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1A2AA" w14:textId="77777777" w:rsidR="00B4119A" w:rsidRPr="00AC45EA" w:rsidRDefault="00000000">
            <w:pPr>
              <w:rPr>
                <w:sz w:val="28"/>
                <w:szCs w:val="28"/>
              </w:rPr>
            </w:pPr>
            <w:r>
              <w:rPr>
                <w:b/>
                <w:bCs/>
                <w:sz w:val="28"/>
                <w:szCs w:val="28"/>
              </w:rPr>
              <w:t>Clôturer</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9F5C7" w14:textId="77777777" w:rsidR="00B4119A" w:rsidRPr="00AC45EA" w:rsidRDefault="00000000">
            <w:pPr>
              <w:rPr>
                <w:sz w:val="28"/>
                <w:szCs w:val="28"/>
              </w:rPr>
            </w:pPr>
            <w:r>
              <w:rPr>
                <w:color w:val="2E75B6"/>
                <w:sz w:val="28"/>
                <w:szCs w:val="28"/>
              </w:rPr>
              <w:t>RÉSOLUE + accord usager</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6989C" w14:textId="77777777" w:rsidR="00B4119A" w:rsidRPr="00AC45EA" w:rsidRDefault="00000000">
            <w:pPr>
              <w:rPr>
                <w:sz w:val="28"/>
                <w:szCs w:val="28"/>
              </w:rPr>
            </w:pPr>
            <w:r>
              <w:rPr>
                <w:sz w:val="28"/>
                <w:szCs w:val="28"/>
              </w:rPr>
              <w:t>Ferme définitivement la plainte après accord de l'usager</w:t>
            </w:r>
          </w:p>
        </w:tc>
      </w:tr>
      <w:tr w:rsidR="00B4119A" w:rsidRPr="00AC45EA" w14:paraId="3B69DF66"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7B8D3" w14:textId="77777777" w:rsidR="00B4119A" w:rsidRPr="00AC45EA" w:rsidRDefault="00000000">
            <w:pPr>
              <w:rPr>
                <w:sz w:val="28"/>
                <w:szCs w:val="28"/>
              </w:rPr>
            </w:pPr>
            <w:r>
              <w:rPr>
                <w:b/>
                <w:bCs/>
                <w:sz w:val="28"/>
                <w:szCs w:val="28"/>
              </w:rPr>
              <w:t>Rouvrir</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A5224" w14:textId="77777777" w:rsidR="00B4119A" w:rsidRPr="00AC45EA" w:rsidRDefault="00000000">
            <w:pPr>
              <w:rPr>
                <w:sz w:val="28"/>
                <w:szCs w:val="28"/>
              </w:rPr>
            </w:pPr>
            <w:r>
              <w:rPr>
                <w:color w:val="2E75B6"/>
                <w:sz w:val="28"/>
                <w:szCs w:val="28"/>
              </w:rPr>
              <w:t>CLÔTURÉE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E0099" w14:textId="77777777" w:rsidR="00B4119A" w:rsidRPr="00AC45EA" w:rsidRDefault="00000000">
            <w:pPr>
              <w:rPr>
                <w:sz w:val="28"/>
                <w:szCs w:val="28"/>
              </w:rPr>
            </w:pPr>
            <w:r>
              <w:rPr>
                <w:sz w:val="28"/>
                <w:szCs w:val="28"/>
              </w:rPr>
              <w:t>Réactive le dossier si nouvel élément ou réclamation de l'usager</w:t>
            </w:r>
          </w:p>
        </w:tc>
      </w:tr>
    </w:tbl>
    <w:p w14:paraId="67AC2285" w14:textId="77777777" w:rsidR="00B4119A" w:rsidRPr="00AC45EA" w:rsidRDefault="00B4119A">
      <w:pPr>
        <w:spacing w:before="60" w:after="60"/>
        <w:rPr>
          <w:sz w:val="28"/>
          <w:szCs w:val="28"/>
        </w:rPr>
      </w:pPr>
    </w:p>
    <w:p w14:paraId="51B539AF" w14:textId="77777777" w:rsidR="00B4119A" w:rsidRPr="00AC45EA" w:rsidRDefault="00000000">
      <w:pPr>
        <w:pStyle w:val="Titre2"/>
        <w:pBdr>
          <w:bottom w:val="single" w:sz="6" w:space="1" w:color="2E75B6"/>
        </w:pBdr>
        <w:rPr>
          <w:sz w:val="28"/>
          <w:szCs w:val="28"/>
        </w:rPr>
      </w:pPr>
      <w:r>
        <w:rPr>
          <w:sz w:val="28"/>
          <w:szCs w:val="28"/>
        </w:rPr>
        <w:t>7.3 Agent Affecté (interne à l'établissement)</w:t>
      </w:r>
    </w:p>
    <w:p w14:paraId="3072C199"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9"/>
        <w:gridCol w:w="2029"/>
        <w:gridCol w:w="4438"/>
      </w:tblGrid>
      <w:tr w:rsidR="00B4119A" w:rsidRPr="00AC45EA" w14:paraId="03F8860E" w14:textId="77777777">
        <w:tc>
          <w:tcPr>
            <w:gridSpan w:val="3"/>
            <w:tcW w:w="0" w:type="auto"/>
            <w:shd w:val="clear" w:color="auto" w:fill="7D4E00"/>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9C7F3" w14:textId="77777777" w:rsidR="00B4119A" w:rsidRPr="00AC45EA" w:rsidRDefault="00000000">
            <w:pPr>
              <w:rPr>
                <w:sz w:val="28"/>
                <w:szCs w:val="28"/>
              </w:rPr>
            </w:pPr>
            <w:r>
              <w:rPr>
                <w:b/>
                <w:bCs/>
                <w:color w:val="FFFFFF"/>
                <w:sz w:val="28"/>
                <w:szCs w:val="28"/>
              </w:rPr>
              <w:t>G2b — AGENT AFFECTÉ (INTERNE ÉTABLISSEMENT)</w:t>
            </w:r>
          </w:p>
        </w:tc>
      </w:tr>
      <w:tr w:rsidR="00B4119A" w:rsidRPr="00AC45EA" w14:paraId="00906C8C" w14:textId="77777777">
        <w:tc>
          <w:tcPr>
            <w:tcW w:w="2600" w:type="dxa"/>
            <w:shd w:val="clear" w:color="auto" w:fill="FCE4D6"/>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B7337" w14:textId="77777777" w:rsidR="00B4119A" w:rsidRPr="00AC45EA" w:rsidRDefault="00000000">
            <w:pPr>
              <w:rPr>
                <w:sz w:val="28"/>
                <w:szCs w:val="28"/>
              </w:rPr>
            </w:pPr>
            <w:r>
              <w:rPr>
                <w:b/>
                <w:bCs/>
                <w:sz w:val="28"/>
                <w:szCs w:val="28"/>
              </w:rPr>
              <w:t>Action</w:t>
            </w:r>
          </w:p>
        </w:tc>
        <w:tc>
          <w:tcPr>
            <w:tcW w:w="1800" w:type="dxa"/>
            <w:shd w:val="clear" w:color="auto" w:fill="FCE4D6"/>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004A9" w14:textId="77777777" w:rsidR="00B4119A" w:rsidRPr="00AC45EA" w:rsidRDefault="00000000">
            <w:pPr>
              <w:rPr>
                <w:sz w:val="28"/>
                <w:szCs w:val="28"/>
              </w:rPr>
            </w:pPr>
            <w:r>
              <w:rPr>
                <w:b/>
                <w:bCs/>
                <w:sz w:val="28"/>
                <w:szCs w:val="28"/>
              </w:rPr>
              <w:t>État entrant</w:t>
            </w:r>
          </w:p>
        </w:tc>
        <w:tc>
          <w:tcPr>
            <w:tcW w:w="4626" w:type="dxa"/>
            <w:shd w:val="clear" w:color="auto" w:fill="FCE4D6"/>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F8EA6" w14:textId="77777777" w:rsidR="00B4119A" w:rsidRPr="00AC45EA" w:rsidRDefault="00000000">
            <w:pPr>
              <w:rPr>
                <w:sz w:val="28"/>
                <w:szCs w:val="28"/>
              </w:rPr>
            </w:pPr>
            <w:r>
              <w:rPr>
                <w:b/>
                <w:bCs/>
                <w:sz w:val="28"/>
                <w:szCs w:val="28"/>
              </w:rPr>
              <w:t>Description</w:t>
            </w:r>
          </w:p>
        </w:tc>
      </w:tr>
      <w:tr w:rsidR="00B4119A" w:rsidRPr="00AC45EA" w14:paraId="075B44F9"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0DC19" w14:textId="77777777" w:rsidR="00B4119A" w:rsidRPr="00AC45EA" w:rsidRDefault="00000000">
            <w:pPr>
              <w:rPr>
                <w:sz w:val="28"/>
                <w:szCs w:val="28"/>
              </w:rPr>
            </w:pPr>
            <w:r>
              <w:rPr>
                <w:b/>
                <w:bCs/>
                <w:sz w:val="28"/>
                <w:szCs w:val="28"/>
              </w:rPr>
              <w:t>Accepter l'affectation</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88F7D" w14:textId="77777777" w:rsidR="00B4119A" w:rsidRPr="00AC45EA" w:rsidRDefault="00000000">
            <w:pPr>
              <w:rPr>
                <w:sz w:val="28"/>
                <w:szCs w:val="28"/>
              </w:rPr>
            </w:pPr>
            <w:r>
              <w:rPr>
                <w:color w:val="2E75B6"/>
                <w:sz w:val="28"/>
                <w:szCs w:val="28"/>
              </w:rPr>
              <w:t>AFFECTÉE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57CA3" w14:textId="77777777" w:rsidR="00B4119A" w:rsidRPr="00AC45EA" w:rsidRDefault="00000000">
            <w:pPr>
              <w:rPr>
                <w:sz w:val="28"/>
                <w:szCs w:val="28"/>
              </w:rPr>
            </w:pPr>
            <w:r>
              <w:rPr>
                <w:sz w:val="28"/>
                <w:szCs w:val="28"/>
              </w:rPr>
              <w:t>Confirme formellement la prise en charge du dossier</w:t>
            </w:r>
          </w:p>
        </w:tc>
      </w:tr>
      <w:tr w:rsidR="00B4119A" w:rsidRPr="00AC45EA" w14:paraId="3AEF95C2"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1AA12" w14:textId="77777777" w:rsidR="00B4119A" w:rsidRPr="00AC45EA" w:rsidRDefault="00000000">
            <w:pPr>
              <w:rPr>
                <w:sz w:val="28"/>
                <w:szCs w:val="28"/>
              </w:rPr>
            </w:pPr>
            <w:r>
              <w:rPr>
                <w:b/>
                <w:bCs/>
                <w:sz w:val="28"/>
                <w:szCs w:val="28"/>
              </w:rPr>
              <w:t>Refuser / Réorienter</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6556C" w14:textId="77777777" w:rsidR="00B4119A" w:rsidRPr="00AC45EA" w:rsidRDefault="00000000">
            <w:pPr>
              <w:rPr>
                <w:sz w:val="28"/>
                <w:szCs w:val="28"/>
              </w:rPr>
            </w:pPr>
            <w:r>
              <w:rPr>
                <w:color w:val="2E75B6"/>
                <w:sz w:val="28"/>
                <w:szCs w:val="28"/>
              </w:rPr>
              <w:t>AFFECTÉE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7E4C2" w14:textId="77777777" w:rsidR="00B4119A" w:rsidRPr="00AC45EA" w:rsidRDefault="00000000">
            <w:pPr>
              <w:rPr>
                <w:sz w:val="28"/>
                <w:szCs w:val="28"/>
              </w:rPr>
            </w:pPr>
            <w:r>
              <w:rPr>
                <w:sz w:val="28"/>
                <w:szCs w:val="28"/>
              </w:rPr>
              <w:t>Renvoie au PFE avec justification si l'affectation est incorrecte</w:t>
            </w:r>
          </w:p>
        </w:tc>
      </w:tr>
      <w:tr w:rsidR="00B4119A" w:rsidRPr="00AC45EA" w14:paraId="4A330E3D"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0FE8F" w14:textId="77777777" w:rsidR="00B4119A" w:rsidRPr="00AC45EA" w:rsidRDefault="00000000">
            <w:pPr>
              <w:rPr>
                <w:sz w:val="28"/>
                <w:szCs w:val="28"/>
              </w:rPr>
            </w:pPr>
            <w:r>
              <w:rPr>
                <w:b/>
                <w:bCs/>
                <w:sz w:val="28"/>
                <w:szCs w:val="28"/>
              </w:rPr>
              <w:t>Documenter les investigations</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26794" w14:textId="77777777" w:rsidR="00B4119A" w:rsidRPr="00AC45EA" w:rsidRDefault="00000000">
            <w:pPr>
              <w:rPr>
                <w:sz w:val="28"/>
                <w:szCs w:val="28"/>
              </w:rPr>
            </w:pPr>
            <w:r>
              <w:rPr>
                <w:color w:val="2E75B6"/>
                <w:sz w:val="28"/>
                <w:szCs w:val="28"/>
              </w:rPr>
              <w:t>EN TRAITEMENT</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C5203" w14:textId="77777777" w:rsidR="00B4119A" w:rsidRPr="00AC45EA" w:rsidRDefault="00000000">
            <w:pPr>
              <w:rPr>
                <w:sz w:val="28"/>
                <w:szCs w:val="28"/>
              </w:rPr>
            </w:pPr>
            <w:r>
              <w:rPr>
                <w:sz w:val="28"/>
                <w:szCs w:val="28"/>
              </w:rPr>
              <w:t>Saisit la chronologie des actions menées dans le journal d'instruction</w:t>
            </w:r>
          </w:p>
        </w:tc>
      </w:tr>
      <w:tr w:rsidR="00B4119A" w:rsidRPr="00AC45EA" w14:paraId="5AA66072"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62024" w14:textId="77777777" w:rsidR="00B4119A" w:rsidRPr="00AC45EA" w:rsidRDefault="00000000">
            <w:pPr>
              <w:rPr>
                <w:sz w:val="28"/>
                <w:szCs w:val="28"/>
              </w:rPr>
            </w:pPr>
            <w:r>
              <w:rPr>
                <w:b/>
                <w:bCs/>
                <w:sz w:val="28"/>
                <w:szCs w:val="28"/>
              </w:rPr>
              <w:t>Soumettre un rapport de traitement</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BC0B9" w14:textId="77777777" w:rsidR="00B4119A" w:rsidRPr="00AC45EA" w:rsidRDefault="00000000">
            <w:pPr>
              <w:rPr>
                <w:sz w:val="28"/>
                <w:szCs w:val="28"/>
              </w:rPr>
            </w:pPr>
            <w:r>
              <w:rPr>
                <w:color w:val="2E75B6"/>
                <w:sz w:val="28"/>
                <w:szCs w:val="28"/>
              </w:rPr>
              <w:t>EN TRAITEMENT</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D432A" w14:textId="77777777" w:rsidR="00B4119A" w:rsidRPr="00AC45EA" w:rsidRDefault="00000000">
            <w:pPr>
              <w:rPr>
                <w:sz w:val="28"/>
                <w:szCs w:val="28"/>
              </w:rPr>
            </w:pPr>
            <w:r>
              <w:rPr>
                <w:sz w:val="28"/>
                <w:szCs w:val="28"/>
              </w:rPr>
              <w:t>Envoie ses conclusions et recommandations au PFE</w:t>
            </w:r>
          </w:p>
        </w:tc>
      </w:tr>
      <w:tr w:rsidR="00B4119A" w:rsidRPr="00AC45EA" w14:paraId="600C8838"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EEC7A" w14:textId="77777777" w:rsidR="00B4119A" w:rsidRPr="00AC45EA" w:rsidRDefault="00000000">
            <w:pPr>
              <w:rPr>
                <w:sz w:val="28"/>
                <w:szCs w:val="28"/>
              </w:rPr>
            </w:pPr>
            <w:r>
              <w:rPr>
                <w:b/>
                <w:bCs/>
                <w:sz w:val="28"/>
                <w:szCs w:val="28"/>
              </w:rPr>
              <w:t>Demander une extension de délai</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2DB51" w14:textId="77777777" w:rsidR="00B4119A" w:rsidRPr="00AC45EA" w:rsidRDefault="00000000">
            <w:pPr>
              <w:rPr>
                <w:sz w:val="28"/>
                <w:szCs w:val="28"/>
              </w:rPr>
            </w:pPr>
            <w:r>
              <w:rPr>
                <w:color w:val="2E75B6"/>
                <w:sz w:val="28"/>
                <w:szCs w:val="28"/>
              </w:rPr>
              <w:t>EN TRAITEMENT</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4617B" w14:textId="77777777" w:rsidR="00B4119A" w:rsidRPr="00AC45EA" w:rsidRDefault="00000000">
            <w:pPr>
              <w:rPr>
                <w:sz w:val="28"/>
                <w:szCs w:val="28"/>
              </w:rPr>
            </w:pPr>
            <w:r>
              <w:rPr>
                <w:sz w:val="28"/>
                <w:szCs w:val="28"/>
              </w:rPr>
              <w:t>Sollicite un délai supplémentaire si l'instruction est complexe</w:t>
            </w:r>
          </w:p>
        </w:tc>
      </w:tr>
    </w:tbl>
    <w:p w14:paraId="5BD2B2B2" w14:textId="77777777" w:rsidR="00B4119A" w:rsidRPr="00AC45EA" w:rsidRDefault="00B4119A">
      <w:pPr>
        <w:spacing w:before="60" w:after="60"/>
        <w:rPr>
          <w:sz w:val="28"/>
          <w:szCs w:val="28"/>
        </w:rPr>
      </w:pPr>
    </w:p>
    <w:p w14:paraId="3B00007B" w14:textId="77777777" w:rsidR="00BB0001" w:rsidRDefault="00BB0001">
      <w:pPr>
        <w:pBdr>
          <w:bottom w:val="single" w:sz="6" w:space="1" w:color="2E75B6"/>
        </w:pBdr>
        <w:spacing w:before="160" w:after="60"/>
        <w:rPr>
          <w:rFonts w:ascii="Arial" w:hAnsi="Arial" w:cs="Arial"/>
          <w:b/>
          <w:bCs/>
          <w:sz w:val="24"/>
          <w:szCs w:val="24"/>
          <w:color w:val="1F4E79"/>
        </w:rPr>
      </w:pPr>
      <w:r>
        <w:rPr>
          <w:rFonts w:ascii="Arial" w:hAnsi="Arial" w:cs="Arial"/>
          <w:b/>
          <w:bCs/>
          <w:sz w:val="24"/>
          <w:szCs w:val="24"/>
          <w:color w:val="1F4E79"/>
        </w:rPr>
        <w:t>7.3b — Plateforme Nationale des Usagers des Services de Santé (PNUSS)</w:t>
      </w:r>
    </w:p>
    <w:p w14:paraId="3B00007C" w14:textId="77777777" w:rsidR="00BB0001" w:rsidRDefault="00BB0001">
      <w:pPr>
        <w:jc w:val="both"/>
        <w:spacing w:before="60" w:after="60"/>
        <w:rPr>
          <w:rFonts w:ascii="Arial" w:hAnsi="Arial" w:cs="Arial"/>
          <w:sz w:val="22"/>
          <w:szCs w:val="22"/>
          <w:color w:val="1A1A1A"/>
        </w:rPr>
      </w:pPr>
      <w:r>
        <w:rPr>
          <w:rFonts w:ascii="Arial" w:hAnsi="Arial" w:cs="Arial"/>
          <w:sz w:val="22"/>
          <w:szCs w:val="22"/>
          <w:color w:val="1A1A1A"/>
        </w:rPr>
        <w:t xml:space="preserve">La PNUSS est un organe de promotion et de défense des droits des usagers des services de santé au Bénin. Elle dispose d'une représentation à chaque niveau de la pyramide sanitaire (établissement, zone sanitaire, département, national) et constitue un acteur transversal essentiel du dispositif de gestion des plaintes.</w:t>
      </w:r>
    </w:p>
    <w:p w14:paraId="3B00007D" w14:textId="77777777" w:rsidR="00BB0001" w:rsidRDefault="00BB0001">
      <w:pPr>
        <w:spacing w:before="60" w:after="60"/>
      </w:pPr>
    </w:p>
    <w:p w14:paraId="3B00007E" w14:textId="77777777" w:rsidR="00BB0001" w:rsidRDefault="00BB0001">
      <w:pPr>
        <w:jc w:val="both"/>
        <w:spacing w:before="60" w:after="60"/>
        <w:rPr>
          <w:rFonts w:ascii="Arial" w:hAnsi="Arial" w:cs="Arial"/>
          <w:sz w:val="22"/>
          <w:szCs w:val="22"/>
          <w:color w:val="1A1A1A"/>
        </w:rPr>
      </w:pPr>
      <w:r>
        <w:rPr>
          <w:rFonts w:ascii="Arial" w:hAnsi="Arial" w:cs="Arial"/>
          <w:sz w:val="22"/>
          <w:szCs w:val="22"/>
          <w:color w:val="1A1A1A"/>
        </w:rPr>
        <w:t xml:space="preserve">La PNUSS coordonne les sections locales et centralise l'information liée à la gestion des plaintes, assurant le plaidoyer et le dialogue à tous les niveaux pour des soins de qualité.</w:t>
      </w:r>
    </w:p>
    <w:p w14:paraId="3B00007F" w14:textId="77777777" w:rsidR="00BB0001" w:rsidRDefault="00BB0001">
      <w:pPr>
        <w:spacing w:before="60" w:after="60"/>
      </w:pPr>
    </w:p>
    <w:tbl>
      <w:tblPr>
        <w:tblW w:w="9026" w:type="dxa"/>
        <w:tblBorders>
          <w:insideH w:val="single" w:sz="2" w:space="0" w:color="CCCCCC"/>
          <w:insideV w:val="single" w:sz="2" w:space="0" w:color="CCCCCC"/>
        </w:tblBorders>
        <w:tblLook w:val="04A0"/>
      </w:tblPr>
      <w:tblGrid>
        <w:gridCol w:w="2200"/>
        <w:gridCol w:w="1800"/>
        <w:gridCol w:w="5026"/>
      </w:tblGrid>
      <w:tr w:rsidR="00BB0001">
        <w:tc>
          <w:tcPr>
            <w:tcW w:w="2200" w:type="dxa"/>
            <w:shd w:val="clear" w:color="auto" w:fill="5C009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80" w14:textId="77777777" w:rsidR="00BB0001" w:rsidRDefault="00BB0001">
            <w:pPr>
              <w:spacing w:before="40" w:after="40"/>
            </w:pPr>
            <w:r>
              <w:rPr>
                <w:rFonts w:ascii="Arial" w:hAnsi="Arial" w:cs="Arial"/>
                <w:b/>
                <w:bCs/>
                <w:sz w:val="20"/>
                <w:szCs w:val="20"/>
                <w:color w:val="FFFFFF"/>
              </w:rPr>
              <w:t xml:space="preserve">Action</w:t>
            </w:r>
          </w:p>
        </w:tc>
        <w:tc>
          <w:tcPr>
            <w:tcW w:w="1800" w:type="dxa"/>
            <w:shd w:val="clear" w:color="auto" w:fill="5C009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81" w14:textId="77777777" w:rsidR="00BB0001" w:rsidRDefault="00BB0001">
            <w:pPr>
              <w:spacing w:before="40" w:after="40"/>
            </w:pPr>
            <w:r>
              <w:rPr>
                <w:rFonts w:ascii="Arial" w:hAnsi="Arial" w:cs="Arial"/>
                <w:b/>
                <w:bCs/>
                <w:sz w:val="20"/>
                <w:szCs w:val="20"/>
                <w:color w:val="FFFFFF"/>
              </w:rPr>
              <w:t xml:space="preserve">État entrant</w:t>
            </w:r>
          </w:p>
        </w:tc>
        <w:tc>
          <w:tcPr>
            <w:tcW w:w="5026" w:type="dxa"/>
            <w:shd w:val="clear" w:color="auto" w:fill="5C009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82" w14:textId="77777777" w:rsidR="00BB0001" w:rsidRDefault="00BB0001">
            <w:pPr>
              <w:spacing w:before="40" w:after="40"/>
            </w:pPr>
            <w:r>
              <w:rPr>
                <w:rFonts w:ascii="Arial" w:hAnsi="Arial" w:cs="Arial"/>
                <w:b/>
                <w:bCs/>
                <w:sz w:val="20"/>
                <w:szCs w:val="20"/>
                <w:color w:val="FFFFFF"/>
              </w:rPr>
              <w:t xml:space="preserve">Description</w:t>
            </w:r>
          </w:p>
        </w:tc>
      </w:tr>
      <w:tr w:rsidR="00BB0001">
        <w:tc>
          <w:tcPr>
            <w:tcW w:w="2200" w:type="dxa"/>
            <w:shd w:val="clear" w:color="auto" w:fill="F0E8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83" w14:textId="77777777" w:rsidR="00BB0001" w:rsidRDefault="00BB0001">
            <w:pPr>
              <w:spacing w:before="40" w:after="40"/>
            </w:pPr>
            <w:r>
              <w:rPr>
                <w:rFonts w:ascii="Arial" w:hAnsi="Arial" w:cs="Arial"/>
                <w:sz w:val="20"/>
                <w:szCs w:val="20"/>
                <w:color w:val="1A1A1A"/>
              </w:rPr>
              <w:t xml:space="preserve">Suivre les plaintes de sa zone</w:t>
            </w:r>
          </w:p>
        </w:tc>
        <w:tc>
          <w:tcPr>
            <w:tcW w:w="1800" w:type="dxa"/>
            <w:shd w:val="clear" w:color="auto" w:fill="E8E0F0"/>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84" w14:textId="77777777" w:rsidR="00BB0001" w:rsidRDefault="00BB0001">
            <w:pPr>
              <w:spacing w:before="40" w:after="40"/>
            </w:pPr>
            <w:r>
              <w:rPr>
                <w:rFonts w:ascii="Arial" w:hAnsi="Arial" w:cs="Arial"/>
                <w:sz w:val="20"/>
                <w:szCs w:val="20"/>
                <w:color w:val="1A1A1A"/>
              </w:rPr>
              <w:t xml:space="preserve">À tout moment</w:t>
            </w:r>
          </w:p>
        </w:tc>
        <w:tc>
          <w:tcPr>
            <w:tcW w:w="50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85" w14:textId="77777777" w:rsidR="00BB0001" w:rsidRDefault="00BB0001">
            <w:pPr>
              <w:spacing w:before="40" w:after="40"/>
            </w:pPr>
            <w:r>
              <w:rPr>
                <w:rFonts w:ascii="Arial" w:hAnsi="Arial" w:cs="Arial"/>
                <w:sz w:val="20"/>
                <w:szCs w:val="20"/>
                <w:color w:val="1A1A1A"/>
              </w:rPr>
              <w:t xml:space="preserve">Accède à son tableau de bord PNUSS affichant toutes les plaintes de son niveau géographique (établissement, zone, département ou national)</w:t>
            </w:r>
          </w:p>
        </w:tc>
      </w:tr>
      <w:tr w:rsidR="00BB0001">
        <w:tc>
          <w:tcPr>
            <w:tcW w:w="2200" w:type="dxa"/>
            <w:shd w:val="clear" w:color="auto" w:fill="E8E0F0"/>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86" w14:textId="77777777" w:rsidR="00BB0001" w:rsidRDefault="00BB0001">
            <w:pPr>
              <w:spacing w:before="40" w:after="40"/>
            </w:pPr>
            <w:r>
              <w:rPr>
                <w:rFonts w:ascii="Arial" w:hAnsi="Arial" w:cs="Arial"/>
                <w:sz w:val="20"/>
                <w:szCs w:val="20"/>
                <w:color w:val="1A1A1A"/>
              </w:rPr>
              <w:t xml:space="preserve">Participer aux enquêtes</w:t>
            </w:r>
          </w:p>
        </w:tc>
        <w:tc>
          <w:tcPr>
            <w:tcW w:w="1800" w:type="dxa"/>
            <w:shd w:val="clear" w:color="auto" w:fill="F0E8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87" w14:textId="77777777" w:rsidR="00BB0001" w:rsidRDefault="00BB0001">
            <w:pPr>
              <w:spacing w:before="40" w:after="40"/>
            </w:pPr>
            <w:r>
              <w:rPr>
                <w:rFonts w:ascii="Arial" w:hAnsi="Arial" w:cs="Arial"/>
                <w:sz w:val="20"/>
                <w:szCs w:val="20"/>
                <w:color w:val="1A1A1A"/>
              </w:rPr>
              <w:t xml:space="preserve">EN TRAITEMENT / ESCALADÉE</w:t>
            </w:r>
          </w:p>
        </w:tc>
        <w:tc>
          <w:tcPr>
            <w:tcW w:w="5026" w:type="dxa"/>
            <w:shd w:val="clear" w:color="auto" w:fill="F0E8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88" w14:textId="77777777" w:rsidR="00BB0001" w:rsidRDefault="00BB0001">
            <w:pPr>
              <w:spacing w:before="40" w:after="40"/>
            </w:pPr>
            <w:r>
              <w:rPr>
                <w:rFonts w:ascii="Arial" w:hAnsi="Arial" w:cs="Arial"/>
                <w:sz w:val="20"/>
                <w:szCs w:val="20"/>
                <w:color w:val="1A1A1A"/>
              </w:rPr>
              <w:t xml:space="preserve">Intervient activement dans l'instruction et la résolution des plaintes, notamment pour les cas de maltraitance, discrimination ou refus de soins</w:t>
            </w:r>
          </w:p>
        </w:tc>
      </w:tr>
      <w:tr w:rsidR="00BB0001">
        <w:tc>
          <w:tcPr>
            <w:tcW w:w="2200" w:type="dxa"/>
            <w:shd w:val="clear" w:color="auto" w:fill="F0E8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89" w14:textId="77777777" w:rsidR="00BB0001" w:rsidRDefault="00BB0001">
            <w:pPr>
              <w:spacing w:before="40" w:after="40"/>
            </w:pPr>
            <w:r>
              <w:rPr>
                <w:rFonts w:ascii="Arial" w:hAnsi="Arial" w:cs="Arial"/>
                <w:sz w:val="20"/>
                <w:szCs w:val="20"/>
                <w:color w:val="1A1A1A"/>
              </w:rPr>
              <w:t xml:space="preserve">Intervenir en médiation</w:t>
            </w:r>
          </w:p>
        </w:tc>
        <w:tc>
          <w:tcPr>
            <w:tcW w:w="1800" w:type="dxa"/>
            <w:shd w:val="clear" w:color="auto" w:fill="E8E0F0"/>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8A" w14:textId="77777777" w:rsidR="00BB0001" w:rsidRDefault="00BB0001">
            <w:pPr>
              <w:spacing w:before="40" w:after="40"/>
            </w:pPr>
            <w:r>
              <w:rPr>
                <w:rFonts w:ascii="Arial" w:hAnsi="Arial" w:cs="Arial"/>
                <w:sz w:val="20"/>
                <w:szCs w:val="20"/>
                <w:color w:val="1A1A1A"/>
              </w:rPr>
              <w:t xml:space="preserve">EN TRAITEMENT</w:t>
            </w:r>
          </w:p>
        </w:tc>
        <w:tc>
          <w:tcPr>
            <w:tcW w:w="50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8B" w14:textId="77777777" w:rsidR="00BB0001" w:rsidRDefault="00BB0001">
            <w:pPr>
              <w:spacing w:before="40" w:after="40"/>
            </w:pPr>
            <w:r>
              <w:rPr>
                <w:rFonts w:ascii="Arial" w:hAnsi="Arial" w:cs="Arial"/>
                <w:sz w:val="20"/>
                <w:szCs w:val="20"/>
                <w:color w:val="1A1A1A"/>
              </w:rPr>
              <w:t xml:space="preserve">Assure la médiation entre l'usager et l'établissement, notamment pour les recours de second niveau</w:t>
            </w:r>
          </w:p>
        </w:tc>
      </w:tr>
      <w:tr w:rsidR="00BB0001">
        <w:tc>
          <w:tcPr>
            <w:tcW w:w="2200" w:type="dxa"/>
            <w:shd w:val="clear" w:color="auto" w:fill="E8E0F0"/>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8C" w14:textId="77777777" w:rsidR="00BB0001" w:rsidRDefault="00BB0001">
            <w:pPr>
              <w:spacing w:before="40" w:after="40"/>
            </w:pPr>
            <w:r>
              <w:rPr>
                <w:rFonts w:ascii="Arial" w:hAnsi="Arial" w:cs="Arial"/>
                <w:sz w:val="20"/>
                <w:szCs w:val="20"/>
                <w:color w:val="1A1A1A"/>
              </w:rPr>
              <w:t xml:space="preserve">Générer des statistiques</w:t>
            </w:r>
          </w:p>
        </w:tc>
        <w:tc>
          <w:tcPr>
            <w:tcW w:w="1800" w:type="dxa"/>
            <w:shd w:val="clear" w:color="auto" w:fill="F0E8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8D" w14:textId="77777777" w:rsidR="00BB0001" w:rsidRDefault="00BB0001">
            <w:pPr>
              <w:spacing w:before="40" w:after="40"/>
            </w:pPr>
            <w:r>
              <w:rPr>
                <w:rFonts w:ascii="Arial" w:hAnsi="Arial" w:cs="Arial"/>
                <w:sz w:val="20"/>
                <w:szCs w:val="20"/>
                <w:color w:val="1A1A1A"/>
              </w:rPr>
              <w:t xml:space="preserve">Périodique</w:t>
            </w:r>
          </w:p>
        </w:tc>
        <w:tc>
          <w:tcPr>
            <w:tcW w:w="5026" w:type="dxa"/>
            <w:shd w:val="clear" w:color="auto" w:fill="F0E8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8E" w14:textId="77777777" w:rsidR="00BB0001" w:rsidRDefault="00BB0001">
            <w:pPr>
              <w:spacing w:before="40" w:after="40"/>
            </w:pPr>
            <w:r>
              <w:rPr>
                <w:rFonts w:ascii="Arial" w:hAnsi="Arial" w:cs="Arial"/>
                <w:sz w:val="20"/>
                <w:szCs w:val="20"/>
                <w:color w:val="1A1A1A"/>
              </w:rPr>
              <w:t xml:space="preserve">Produit des rapports statistiques sur les plaintes de sa zone : tendances, catégories récurrentes, taux de résolution, NPS</w:t>
            </w:r>
          </w:p>
        </w:tc>
      </w:tr>
      <w:tr w:rsidR="00BB0001">
        <w:tc>
          <w:tcPr>
            <w:tcW w:w="2200" w:type="dxa"/>
            <w:shd w:val="clear" w:color="auto" w:fill="F0E8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8F" w14:textId="77777777" w:rsidR="00BB0001" w:rsidRDefault="00BB0001">
            <w:pPr>
              <w:spacing w:before="40" w:after="40"/>
            </w:pPr>
            <w:r>
              <w:rPr>
                <w:rFonts w:ascii="Arial" w:hAnsi="Arial" w:cs="Arial"/>
                <w:sz w:val="20"/>
                <w:szCs w:val="20"/>
                <w:color w:val="1A1A1A"/>
              </w:rPr>
              <w:t xml:space="preserve">Alerter la hiérarchie</w:t>
            </w:r>
          </w:p>
        </w:tc>
        <w:tc>
          <w:tcPr>
            <w:tcW w:w="1800" w:type="dxa"/>
            <w:shd w:val="clear" w:color="auto" w:fill="E8E0F0"/>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90" w14:textId="77777777" w:rsidR="00BB0001" w:rsidRDefault="00BB0001">
            <w:pPr>
              <w:spacing w:before="40" w:after="40"/>
            </w:pPr>
            <w:r>
              <w:rPr>
                <w:rFonts w:ascii="Arial" w:hAnsi="Arial" w:cs="Arial"/>
                <w:sz w:val="20"/>
                <w:szCs w:val="20"/>
                <w:color w:val="1A1A1A"/>
              </w:rPr>
              <w:t xml:space="preserve">EN TRAITEMENT</w:t>
            </w:r>
          </w:p>
        </w:tc>
        <w:tc>
          <w:tcPr>
            <w:tcW w:w="50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91" w14:textId="77777777" w:rsidR="00BB0001" w:rsidRDefault="00BB0001">
            <w:pPr>
              <w:spacing w:before="40" w:after="40"/>
            </w:pPr>
            <w:r>
              <w:rPr>
                <w:rFonts w:ascii="Arial" w:hAnsi="Arial" w:cs="Arial"/>
                <w:sz w:val="20"/>
                <w:szCs w:val="20"/>
                <w:color w:val="1A1A1A"/>
              </w:rPr>
              <w:t xml:space="preserve">Signale au niveau hiérarchique supérieur tout problème systémique ou cas de violations des droits des usagers</w:t>
            </w:r>
          </w:p>
        </w:tc>
      </w:tr>
      <w:tr w:rsidR="00BB0001">
        <w:tc>
          <w:tcPr>
            <w:tcW w:w="2200" w:type="dxa"/>
            <w:shd w:val="clear" w:color="auto" w:fill="E8E0F0"/>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92" w14:textId="77777777" w:rsidR="00BB0001" w:rsidRDefault="00BB0001">
            <w:pPr>
              <w:spacing w:before="40" w:after="40"/>
            </w:pPr>
            <w:r>
              <w:rPr>
                <w:rFonts w:ascii="Arial" w:hAnsi="Arial" w:cs="Arial"/>
                <w:sz w:val="20"/>
                <w:szCs w:val="20"/>
                <w:color w:val="1A1A1A"/>
              </w:rPr>
              <w:t xml:space="preserve">Plaidoyer national</w:t>
            </w:r>
          </w:p>
        </w:tc>
        <w:tc>
          <w:tcPr>
            <w:tcW w:w="1800" w:type="dxa"/>
            <w:shd w:val="clear" w:color="auto" w:fill="F0E8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93" w14:textId="77777777" w:rsidR="00BB0001" w:rsidRDefault="00BB0001">
            <w:pPr>
              <w:spacing w:before="40" w:after="40"/>
            </w:pPr>
            <w:r>
              <w:rPr>
                <w:rFonts w:ascii="Arial" w:hAnsi="Arial" w:cs="Arial"/>
                <w:sz w:val="20"/>
                <w:szCs w:val="20"/>
                <w:color w:val="1A1A1A"/>
              </w:rPr>
              <w:t xml:space="preserve">Post-clôture / Périodique</w:t>
            </w:r>
          </w:p>
        </w:tc>
        <w:tc>
          <w:tcPr>
            <w:tcW w:w="5026" w:type="dxa"/>
            <w:shd w:val="clear" w:color="auto" w:fill="F0E8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94" w14:textId="77777777" w:rsidR="00BB0001" w:rsidRDefault="00BB0001">
            <w:pPr>
              <w:spacing w:before="40" w:after="40"/>
            </w:pPr>
            <w:r>
              <w:rPr>
                <w:rFonts w:ascii="Arial" w:hAnsi="Arial" w:cs="Arial"/>
                <w:sz w:val="20"/>
                <w:szCs w:val="20"/>
                <w:color w:val="1A1A1A"/>
              </w:rPr>
              <w:t xml:space="preserve">Centralise les données au niveau national pour orienter les politiques sanitaires et le dialogue avec le Ministère de la Santé</w:t>
            </w:r>
          </w:p>
        </w:tc>
      </w:tr>
    </w:tbl>
    <w:p w14:paraId="3B000095" w14:textId="77777777" w:rsidR="00BB0001" w:rsidRDefault="00BB0001">
      <w:pPr>
        <w:spacing w:before="60" w:after="60"/>
      </w:pPr>
    </w:p>
    <w:tbl>
      <w:tblPr>
        <w:tblW w:w="9026" w:type="dxa"/>
        <w:tblBorders>
          <w:insideH w:val="single" w:sz="2" w:space="0" w:color="CCCCCC"/>
          <w:insideV w:val="single" w:sz="2" w:space="0" w:color="CCCCCC"/>
        </w:tblBorders>
        <w:tblLook w:val="04A0"/>
      </w:tblPr>
      <w:tblGrid>
        <w:gridCol w:w="2200"/>
        <w:gridCol w:w="6826"/>
      </w:tblGrid>
      <w:tr w:rsidR="00BB0001">
        <w:tc>
          <w:tcPr>
            <w:tcW w:w="2200" w:type="dxa"/>
            <w:shd w:val="clear" w:color="auto" w:fill="5C009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96" w14:textId="77777777" w:rsidR="00BB0001" w:rsidRDefault="00BB0001">
            <w:pPr>
              <w:spacing w:before="40" w:after="40"/>
            </w:pPr>
            <w:r>
              <w:rPr>
                <w:rFonts w:ascii="Arial" w:hAnsi="Arial" w:cs="Arial"/>
                <w:b/>
                <w:bCs/>
                <w:sz w:val="20"/>
                <w:szCs w:val="20"/>
                <w:color w:val="FFFFFF"/>
              </w:rPr>
              <w:t xml:space="preserve">Niveau PNUSS</w:t>
            </w:r>
          </w:p>
        </w:tc>
        <w:tc>
          <w:tcPr>
            <w:tcW w:w="6826" w:type="dxa"/>
            <w:shd w:val="clear" w:color="auto" w:fill="5C0099"/>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97" w14:textId="77777777" w:rsidR="00BB0001" w:rsidRDefault="00BB0001">
            <w:pPr>
              <w:spacing w:before="40" w:after="40"/>
            </w:pPr>
            <w:r>
              <w:rPr>
                <w:rFonts w:ascii="Arial" w:hAnsi="Arial" w:cs="Arial"/>
                <w:b/>
                <w:bCs/>
                <w:sz w:val="20"/>
                <w:szCs w:val="20"/>
                <w:color w:val="FFFFFF"/>
              </w:rPr>
              <w:t xml:space="preserve">Rôle dans la plateforme</w:t>
            </w:r>
          </w:p>
        </w:tc>
      </w:tr>
      <w:tr w:rsidR="00BB0001">
        <w:tc>
          <w:tcPr>
            <w:tcW w:w="2200" w:type="dxa"/>
            <w:shd w:val="clear" w:color="auto" w:fill="F0E8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98" w14:textId="77777777" w:rsidR="00BB0001" w:rsidRDefault="00BB0001">
            <w:pPr>
              <w:spacing w:before="40" w:after="40"/>
            </w:pPr>
            <w:r>
              <w:rPr>
                <w:rFonts w:ascii="Arial" w:hAnsi="Arial" w:cs="Arial"/>
                <w:sz w:val="20"/>
                <w:szCs w:val="20"/>
                <w:color w:val="1A1A1A"/>
              </w:rPr>
              <w:t xml:space="preserve">Section établissement</w:t>
            </w:r>
          </w:p>
        </w:tc>
        <w:tc>
          <w:tcPr>
            <w:tcW w:w="68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99" w14:textId="77777777" w:rsidR="00BB0001" w:rsidRDefault="00BB0001">
            <w:pPr>
              <w:spacing w:before="40" w:after="40"/>
            </w:pPr>
            <w:r>
              <w:rPr>
                <w:rFonts w:ascii="Arial" w:hAnsi="Arial" w:cs="Arial"/>
                <w:sz w:val="20"/>
                <w:szCs w:val="20"/>
                <w:color w:val="1A1A1A"/>
              </w:rPr>
              <w:t xml:space="preserve">Suivi des plaintes de l'établissement, médiation locale, participation aux enquêtes internes</w:t>
            </w:r>
          </w:p>
        </w:tc>
      </w:tr>
      <w:tr w:rsidR="00BB0001">
        <w:tc>
          <w:tcPr>
            <w:tcW w:w="2200" w:type="dxa"/>
            <w:shd w:val="clear" w:color="auto" w:fill="E8E0F0"/>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9A" w14:textId="77777777" w:rsidR="00BB0001" w:rsidRDefault="00BB0001">
            <w:pPr>
              <w:spacing w:before="40" w:after="40"/>
            </w:pPr>
            <w:r>
              <w:rPr>
                <w:rFonts w:ascii="Arial" w:hAnsi="Arial" w:cs="Arial"/>
                <w:sz w:val="20"/>
                <w:szCs w:val="20"/>
                <w:color w:val="1A1A1A"/>
              </w:rPr>
              <w:t xml:space="preserve">Section zone sanitaire</w:t>
            </w:r>
          </w:p>
        </w:tc>
        <w:tc>
          <w:tcPr>
            <w:tcW w:w="6826" w:type="dxa"/>
            <w:shd w:val="clear" w:color="auto" w:fill="F0E8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9B" w14:textId="77777777" w:rsidR="00BB0001" w:rsidRDefault="00BB0001">
            <w:pPr>
              <w:spacing w:before="40" w:after="40"/>
            </w:pPr>
            <w:r>
              <w:rPr>
                <w:rFonts w:ascii="Arial" w:hAnsi="Arial" w:cs="Arial"/>
                <w:sz w:val="20"/>
                <w:szCs w:val="20"/>
                <w:color w:val="1A1A1A"/>
              </w:rPr>
              <w:t xml:space="preserve">Supervision des sections d'établissement, statistiques de zone, participation aux enquêtes de zone</w:t>
            </w:r>
          </w:p>
        </w:tc>
      </w:tr>
      <w:tr w:rsidR="00BB0001">
        <w:tc>
          <w:tcPr>
            <w:tcW w:w="2200" w:type="dxa"/>
            <w:shd w:val="clear" w:color="auto" w:fill="F0E8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9C" w14:textId="77777777" w:rsidR="00BB0001" w:rsidRDefault="00BB0001">
            <w:pPr>
              <w:spacing w:before="40" w:after="40"/>
            </w:pPr>
            <w:r>
              <w:rPr>
                <w:rFonts w:ascii="Arial" w:hAnsi="Arial" w:cs="Arial"/>
                <w:sz w:val="20"/>
                <w:szCs w:val="20"/>
                <w:color w:val="1A1A1A"/>
              </w:rPr>
              <w:t xml:space="preserve">Section départementale</w:t>
            </w:r>
          </w:p>
        </w:tc>
        <w:tc>
          <w:tcPr>
            <w:tcW w:w="68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9D" w14:textId="77777777" w:rsidR="00BB0001" w:rsidRDefault="00BB0001">
            <w:pPr>
              <w:spacing w:before="40" w:after="40"/>
            </w:pPr>
            <w:r>
              <w:rPr>
                <w:rFonts w:ascii="Arial" w:hAnsi="Arial" w:cs="Arial"/>
                <w:sz w:val="20"/>
                <w:szCs w:val="20"/>
                <w:color w:val="1A1A1A"/>
              </w:rPr>
              <w:t xml:space="preserve">Coordination des sections de zone, rapports départementaux, plaidoyer auprès de la DDS</w:t>
            </w:r>
          </w:p>
        </w:tc>
      </w:tr>
      <w:tr w:rsidR="00BB0001">
        <w:tc>
          <w:tcPr>
            <w:tcW w:w="2200" w:type="dxa"/>
            <w:shd w:val="clear" w:color="auto" w:fill="E8E0F0"/>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9E" w14:textId="77777777" w:rsidR="00BB0001" w:rsidRDefault="00BB0001">
            <w:pPr>
              <w:spacing w:before="40" w:after="40"/>
            </w:pPr>
            <w:r>
              <w:rPr>
                <w:rFonts w:ascii="Arial" w:hAnsi="Arial" w:cs="Arial"/>
                <w:sz w:val="20"/>
                <w:szCs w:val="20"/>
                <w:color w:val="1A1A1A"/>
              </w:rPr>
              <w:t xml:space="preserve">Section nationale (centrale)</w:t>
            </w:r>
          </w:p>
        </w:tc>
        <w:tc>
          <w:tcPr>
            <w:tcW w:w="6826" w:type="dxa"/>
            <w:shd w:val="clear" w:color="auto" w:fill="F0E8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B00009F" w14:textId="77777777" w:rsidR="00BB0001" w:rsidRDefault="00BB0001">
            <w:pPr>
              <w:spacing w:before="40" w:after="40"/>
            </w:pPr>
            <w:r>
              <w:rPr>
                <w:rFonts w:ascii="Arial" w:hAnsi="Arial" w:cs="Arial"/>
                <w:sz w:val="20"/>
                <w:szCs w:val="20"/>
                <w:color w:val="1A1A1A"/>
              </w:rPr>
              <w:t xml:space="preserve">Centralisation nationale, rapports nationaux, dialogue politique avec le Ministère de la Santé et la DQSS</w:t>
            </w:r>
          </w:p>
        </w:tc>
      </w:tr>
    </w:tbl>
    <w:p w14:paraId="3B0000A0" w14:textId="77777777" w:rsidR="00BB0001" w:rsidRDefault="00BB0001">
      <w:pPr>
        <w:spacing w:before="60" w:after="60"/>
      </w:pPr>
    </w:p>
    <w:p w14:paraId="4AE9CE84" w14:textId="77777777" w:rsidR="00B4119A" w:rsidRPr="00AC45EA" w:rsidRDefault="00000000">
      <w:pPr>
        <w:pStyle w:val="Titre2"/>
        <w:pBdr>
          <w:bottom w:val="single" w:sz="6" w:space="1" w:color="2E75B6"/>
        </w:pBdr>
        <w:rPr>
          <w:sz w:val="28"/>
          <w:szCs w:val="28"/>
        </w:rPr>
      </w:pPr>
      <w:r>
        <w:rPr>
          <w:sz w:val="28"/>
          <w:szCs w:val="28"/>
        </w:rPr>
        <w:t>7.4 Direction de l'Établissement</w:t>
      </w:r>
    </w:p>
    <w:p w14:paraId="06A48462"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9"/>
        <w:gridCol w:w="2029"/>
        <w:gridCol w:w="4448"/>
      </w:tblGrid>
      <w:tr w:rsidR="00B4119A" w:rsidRPr="00AC45EA" w14:paraId="2F11F7E5" w14:textId="77777777">
        <w:tc>
          <w:tcPr>
            <w:gridSpan w:val="3"/>
            <w:tcW w:w="0" w:type="auto"/>
            <w:shd w:val="clear" w:color="auto" w:fill="833C00"/>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762B0" w14:textId="77777777" w:rsidR="00B4119A" w:rsidRPr="00AC45EA" w:rsidRDefault="00000000">
            <w:pPr>
              <w:rPr>
                <w:sz w:val="28"/>
                <w:szCs w:val="28"/>
              </w:rPr>
            </w:pPr>
            <w:r>
              <w:rPr>
                <w:b/>
                <w:bCs/>
                <w:color w:val="FFFFFF"/>
                <w:sz w:val="28"/>
                <w:szCs w:val="28"/>
              </w:rPr>
              <w:t>G3 — DIRECTION DE L'ÉTABLISSEMENT</w:t>
            </w:r>
          </w:p>
        </w:tc>
      </w:tr>
      <w:tr w:rsidR="00B4119A" w:rsidRPr="00AC45EA" w14:paraId="3C99154C" w14:textId="77777777">
        <w:tc>
          <w:tcPr>
            <w:tcW w:w="2600" w:type="dxa"/>
            <w:shd w:val="clear" w:color="auto" w:fill="FCE4D6"/>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FCCB4" w14:textId="77777777" w:rsidR="00B4119A" w:rsidRPr="00AC45EA" w:rsidRDefault="00000000">
            <w:pPr>
              <w:rPr>
                <w:sz w:val="28"/>
                <w:szCs w:val="28"/>
              </w:rPr>
            </w:pPr>
            <w:r>
              <w:rPr>
                <w:b/>
                <w:bCs/>
                <w:sz w:val="28"/>
                <w:szCs w:val="28"/>
              </w:rPr>
              <w:t>Action</w:t>
            </w:r>
          </w:p>
        </w:tc>
        <w:tc>
          <w:tcPr>
            <w:tcW w:w="1800" w:type="dxa"/>
            <w:shd w:val="clear" w:color="auto" w:fill="FCE4D6"/>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CFE49" w14:textId="77777777" w:rsidR="00B4119A" w:rsidRPr="00AC45EA" w:rsidRDefault="00000000">
            <w:pPr>
              <w:rPr>
                <w:sz w:val="28"/>
                <w:szCs w:val="28"/>
              </w:rPr>
            </w:pPr>
            <w:r>
              <w:rPr>
                <w:b/>
                <w:bCs/>
                <w:sz w:val="28"/>
                <w:szCs w:val="28"/>
              </w:rPr>
              <w:t>État entrant</w:t>
            </w:r>
          </w:p>
        </w:tc>
        <w:tc>
          <w:tcPr>
            <w:tcW w:w="4626" w:type="dxa"/>
            <w:shd w:val="clear" w:color="auto" w:fill="FCE4D6"/>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4421D" w14:textId="77777777" w:rsidR="00B4119A" w:rsidRPr="00AC45EA" w:rsidRDefault="00000000">
            <w:pPr>
              <w:rPr>
                <w:sz w:val="28"/>
                <w:szCs w:val="28"/>
              </w:rPr>
            </w:pPr>
            <w:r>
              <w:rPr>
                <w:b/>
                <w:bCs/>
                <w:sz w:val="28"/>
                <w:szCs w:val="28"/>
              </w:rPr>
              <w:t>Description</w:t>
            </w:r>
          </w:p>
        </w:tc>
      </w:tr>
      <w:tr w:rsidR="00B4119A" w:rsidRPr="00AC45EA" w14:paraId="7CB90B6B"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2D861" w14:textId="77777777" w:rsidR="00B4119A" w:rsidRPr="00AC45EA" w:rsidRDefault="00000000">
            <w:pPr>
              <w:rPr>
                <w:sz w:val="28"/>
                <w:szCs w:val="28"/>
              </w:rPr>
            </w:pPr>
            <w:r>
              <w:rPr>
                <w:b/>
                <w:bCs/>
                <w:sz w:val="28"/>
                <w:szCs w:val="28"/>
              </w:rPr>
              <w:t>Valider la résolution</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3DDED" w14:textId="77777777" w:rsidR="00B4119A" w:rsidRPr="00AC45EA" w:rsidRDefault="00000000">
            <w:pPr>
              <w:rPr>
                <w:sz w:val="28"/>
                <w:szCs w:val="28"/>
              </w:rPr>
            </w:pPr>
            <w:r>
              <w:rPr>
                <w:color w:val="2E75B6"/>
                <w:sz w:val="28"/>
                <w:szCs w:val="28"/>
              </w:rPr>
              <w:t>RÉSOLUE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59B06" w14:textId="77777777" w:rsidR="00B4119A" w:rsidRPr="00AC45EA" w:rsidRDefault="00000000">
            <w:pPr>
              <w:rPr>
                <w:sz w:val="28"/>
                <w:szCs w:val="28"/>
              </w:rPr>
            </w:pPr>
            <w:r>
              <w:rPr>
                <w:sz w:val="28"/>
                <w:szCs w:val="28"/>
              </w:rPr>
              <w:t>Approuve officiellement la réponse avant envoi à l'usager</w:t>
            </w:r>
          </w:p>
        </w:tc>
      </w:tr>
      <w:tr w:rsidR="00B4119A" w:rsidRPr="00AC45EA" w14:paraId="61F906D9"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80AB2" w14:textId="77777777" w:rsidR="00B4119A" w:rsidRPr="00AC45EA" w:rsidRDefault="00000000">
            <w:pPr>
              <w:rPr>
                <w:sz w:val="28"/>
                <w:szCs w:val="28"/>
              </w:rPr>
            </w:pPr>
            <w:r>
              <w:rPr>
                <w:b/>
                <w:bCs/>
                <w:sz w:val="28"/>
                <w:szCs w:val="28"/>
              </w:rPr>
              <w:t>Infirmer / Renvoyer</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F2E34" w14:textId="77777777" w:rsidR="00B4119A" w:rsidRPr="00AC45EA" w:rsidRDefault="00000000">
            <w:pPr>
              <w:rPr>
                <w:sz w:val="28"/>
                <w:szCs w:val="28"/>
              </w:rPr>
            </w:pPr>
            <w:r>
              <w:rPr>
                <w:color w:val="2E75B6"/>
                <w:sz w:val="28"/>
                <w:szCs w:val="28"/>
              </w:rPr>
              <w:t>RÉSOLUE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C24B5" w14:textId="77777777" w:rsidR="00B4119A" w:rsidRPr="00AC45EA" w:rsidRDefault="00000000">
            <w:pPr>
              <w:rPr>
                <w:sz w:val="28"/>
                <w:szCs w:val="28"/>
              </w:rPr>
            </w:pPr>
            <w:r>
              <w:rPr>
                <w:sz w:val="28"/>
                <w:szCs w:val="28"/>
              </w:rPr>
              <w:t>Rejette la résolution proposée et demande correction au PFE</w:t>
            </w:r>
          </w:p>
        </w:tc>
      </w:tr>
      <w:tr w:rsidR="00B4119A" w:rsidRPr="00AC45EA" w14:paraId="3B94D8BB"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89D88" w14:textId="77777777" w:rsidR="00B4119A" w:rsidRPr="00AC45EA" w:rsidRDefault="00000000">
            <w:pPr>
              <w:rPr>
                <w:sz w:val="28"/>
                <w:szCs w:val="28"/>
              </w:rPr>
            </w:pPr>
            <w:r>
              <w:rPr>
                <w:b/>
                <w:bCs/>
                <w:sz w:val="28"/>
                <w:szCs w:val="28"/>
              </w:rPr>
              <w:t>Escalader à la DDS</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0370E" w14:textId="77777777" w:rsidR="00B4119A" w:rsidRPr="00AC45EA" w:rsidRDefault="00000000">
            <w:pPr>
              <w:rPr>
                <w:sz w:val="28"/>
                <w:szCs w:val="28"/>
              </w:rPr>
            </w:pPr>
            <w:r>
              <w:rPr>
                <w:color w:val="2E75B6"/>
                <w:sz w:val="28"/>
                <w:szCs w:val="28"/>
              </w:rPr>
              <w:t>EN TRAITEMENT</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D0D51" w14:textId="77777777" w:rsidR="00B4119A" w:rsidRPr="00AC45EA" w:rsidRDefault="00000000">
            <w:pPr>
              <w:rPr>
                <w:sz w:val="28"/>
                <w:szCs w:val="28"/>
              </w:rPr>
            </w:pPr>
            <w:r>
              <w:rPr>
                <w:sz w:val="28"/>
                <w:szCs w:val="28"/>
              </w:rPr>
              <w:t>Transmet le dossier à la DDS si la plainte dépasse le niveau de l'établissement</w:t>
            </w:r>
          </w:p>
        </w:tc>
      </w:tr>
      <w:tr w:rsidR="00B4119A" w:rsidRPr="00AC45EA" w14:paraId="50E1C627"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B64F5" w14:textId="77777777" w:rsidR="00B4119A" w:rsidRPr="00AC45EA" w:rsidRDefault="00000000">
            <w:pPr>
              <w:rPr>
                <w:sz w:val="28"/>
                <w:szCs w:val="28"/>
              </w:rPr>
            </w:pPr>
            <w:r>
              <w:rPr>
                <w:b/>
                <w:bCs/>
                <w:sz w:val="28"/>
                <w:szCs w:val="28"/>
              </w:rPr>
              <w:t>Émettre une décision disciplinaire</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D01D7" w14:textId="77777777" w:rsidR="00B4119A" w:rsidRPr="00AC45EA" w:rsidRDefault="00000000">
            <w:pPr>
              <w:rPr>
                <w:sz w:val="28"/>
                <w:szCs w:val="28"/>
              </w:rPr>
            </w:pPr>
            <w:r>
              <w:rPr>
                <w:color w:val="2E75B6"/>
                <w:sz w:val="28"/>
                <w:szCs w:val="28"/>
              </w:rPr>
              <w:t>EN TRAITEMENT</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C7217" w14:textId="77777777" w:rsidR="00B4119A" w:rsidRPr="00AC45EA" w:rsidRDefault="00000000">
            <w:pPr>
              <w:rPr>
                <w:sz w:val="28"/>
                <w:szCs w:val="28"/>
              </w:rPr>
            </w:pPr>
            <w:r>
              <w:rPr>
                <w:sz w:val="28"/>
                <w:szCs w:val="28"/>
              </w:rPr>
              <w:t>Prend une sanction officielle en cas de faute avérée d'un agent</w:t>
            </w:r>
          </w:p>
        </w:tc>
      </w:tr>
      <w:tr w:rsidR="00B4119A" w:rsidRPr="00AC45EA" w14:paraId="0BFB689F"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BB24B" w14:textId="77777777" w:rsidR="00B4119A" w:rsidRPr="00AC45EA" w:rsidRDefault="00000000">
            <w:pPr>
              <w:rPr>
                <w:sz w:val="28"/>
                <w:szCs w:val="28"/>
              </w:rPr>
            </w:pPr>
            <w:r>
              <w:rPr>
                <w:b/>
                <w:bCs/>
                <w:sz w:val="28"/>
                <w:szCs w:val="28"/>
              </w:rPr>
              <w:t>Consulter le tableau de bord</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39ED8" w14:textId="77777777" w:rsidR="00B4119A" w:rsidRPr="00AC45EA" w:rsidRDefault="00000000">
            <w:pPr>
              <w:rPr>
                <w:sz w:val="28"/>
                <w:szCs w:val="28"/>
              </w:rPr>
            </w:pPr>
            <w:r>
              <w:rPr>
                <w:color w:val="2E75B6"/>
                <w:sz w:val="28"/>
                <w:szCs w:val="28"/>
              </w:rPr>
              <w:t>À tout moment</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195C5" w14:textId="77777777" w:rsidR="00B4119A" w:rsidRPr="00AC45EA" w:rsidRDefault="00000000">
            <w:pPr>
              <w:rPr>
                <w:sz w:val="28"/>
                <w:szCs w:val="28"/>
              </w:rPr>
            </w:pPr>
            <w:r>
              <w:rPr>
                <w:sz w:val="28"/>
                <w:szCs w:val="28"/>
              </w:rPr>
              <w:t>Accède aux statistiques et indicateurs de son établissement</w:t>
            </w:r>
          </w:p>
        </w:tc>
      </w:tr>
    </w:tbl>
    <w:p w14:paraId="46E94084" w14:textId="77777777" w:rsidR="00B4119A" w:rsidRPr="00AC45EA" w:rsidRDefault="00B4119A">
      <w:pPr>
        <w:spacing w:before="60" w:after="60"/>
        <w:rPr>
          <w:sz w:val="28"/>
          <w:szCs w:val="28"/>
        </w:rPr>
      </w:pPr>
    </w:p>
    <w:p w14:paraId="7D5CE93C" w14:textId="77777777" w:rsidR="00B4119A" w:rsidRPr="00AC45EA" w:rsidRDefault="00000000">
      <w:pPr>
        <w:pStyle w:val="Titre2"/>
        <w:pBdr>
          <w:bottom w:val="single" w:sz="6" w:space="1" w:color="2E75B6"/>
        </w:pBdr>
        <w:rPr>
          <w:sz w:val="28"/>
          <w:szCs w:val="28"/>
        </w:rPr>
      </w:pPr>
      <w:r>
        <w:rPr>
          <w:sz w:val="28"/>
          <w:szCs w:val="28"/>
        </w:rPr>
        <w:t>7.5 Direction Départementale de la Santé (DDS)</w:t>
      </w:r>
    </w:p>
    <w:p w14:paraId="706CA193"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7"/>
        <w:gridCol w:w="1921"/>
        <w:gridCol w:w="4538"/>
      </w:tblGrid>
      <w:tr w:rsidR="00B4119A" w:rsidRPr="00AC45EA" w14:paraId="3D3DAC07" w14:textId="77777777">
        <w:tc>
          <w:tcPr>
            <w:gridSpan w:val="3"/>
            <w:tcW w:w="0" w:type="auto"/>
            <w:shd w:val="clear" w:color="auto" w:fill="63252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F6B22" w14:textId="77777777" w:rsidR="00B4119A" w:rsidRPr="00AC45EA" w:rsidRDefault="00000000">
            <w:pPr>
              <w:rPr>
                <w:sz w:val="28"/>
                <w:szCs w:val="28"/>
              </w:rPr>
            </w:pPr>
            <w:r>
              <w:rPr>
                <w:b/>
                <w:bCs/>
                <w:color w:val="FFFFFF"/>
                <w:sz w:val="28"/>
                <w:szCs w:val="28"/>
              </w:rPr>
              <w:t>G4 — DIRECTION DÉPARTEMENTALE DE LA SANTÉ (DDS)</w:t>
            </w:r>
          </w:p>
        </w:tc>
      </w:tr>
      <w:tr w:rsidR="00B4119A" w:rsidRPr="00AC45EA" w14:paraId="7DF59EC1" w14:textId="77777777">
        <w:tc>
          <w:tcPr>
            <w:tcW w:w="2600" w:type="dxa"/>
            <w:shd w:val="clear" w:color="auto" w:fill="FFDDD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D569F" w14:textId="77777777" w:rsidR="00B4119A" w:rsidRPr="00AC45EA" w:rsidRDefault="00000000">
            <w:pPr>
              <w:rPr>
                <w:sz w:val="28"/>
                <w:szCs w:val="28"/>
              </w:rPr>
            </w:pPr>
            <w:r>
              <w:rPr>
                <w:b/>
                <w:bCs/>
                <w:sz w:val="28"/>
                <w:szCs w:val="28"/>
              </w:rPr>
              <w:t>Action</w:t>
            </w:r>
          </w:p>
        </w:tc>
        <w:tc>
          <w:tcPr>
            <w:tcW w:w="1800" w:type="dxa"/>
            <w:shd w:val="clear" w:color="auto" w:fill="FFDDD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0CF93" w14:textId="77777777" w:rsidR="00B4119A" w:rsidRPr="00AC45EA" w:rsidRDefault="00000000">
            <w:pPr>
              <w:rPr>
                <w:sz w:val="28"/>
                <w:szCs w:val="28"/>
              </w:rPr>
            </w:pPr>
            <w:r>
              <w:rPr>
                <w:b/>
                <w:bCs/>
                <w:sz w:val="28"/>
                <w:szCs w:val="28"/>
              </w:rPr>
              <w:t>État entrant</w:t>
            </w:r>
          </w:p>
        </w:tc>
        <w:tc>
          <w:tcPr>
            <w:tcW w:w="4626" w:type="dxa"/>
            <w:shd w:val="clear" w:color="auto" w:fill="FFDDD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834FD" w14:textId="77777777" w:rsidR="00B4119A" w:rsidRPr="00AC45EA" w:rsidRDefault="00000000">
            <w:pPr>
              <w:rPr>
                <w:sz w:val="28"/>
                <w:szCs w:val="28"/>
              </w:rPr>
            </w:pPr>
            <w:r>
              <w:rPr>
                <w:b/>
                <w:bCs/>
                <w:sz w:val="28"/>
                <w:szCs w:val="28"/>
              </w:rPr>
              <w:t>Description</w:t>
            </w:r>
          </w:p>
        </w:tc>
      </w:tr>
      <w:tr w:rsidR="00B4119A" w:rsidRPr="00AC45EA" w14:paraId="658861F3"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851F1" w14:textId="77777777" w:rsidR="00B4119A" w:rsidRPr="00AC45EA" w:rsidRDefault="00000000">
            <w:pPr>
              <w:rPr>
                <w:sz w:val="28"/>
                <w:szCs w:val="28"/>
              </w:rPr>
            </w:pPr>
            <w:r>
              <w:rPr>
                <w:b/>
                <w:bCs/>
                <w:sz w:val="28"/>
                <w:szCs w:val="28"/>
              </w:rPr>
              <w:t>Recevoir un dossier escaladé</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C5FE5" w14:textId="77777777" w:rsidR="00B4119A" w:rsidRPr="00AC45EA" w:rsidRDefault="00000000">
            <w:pPr>
              <w:rPr>
                <w:sz w:val="28"/>
                <w:szCs w:val="28"/>
              </w:rPr>
            </w:pPr>
            <w:r>
              <w:rPr>
                <w:color w:val="2E75B6"/>
                <w:sz w:val="28"/>
                <w:szCs w:val="28"/>
              </w:rPr>
              <w:t>ESCALADÉE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7A9C2" w14:textId="77777777" w:rsidR="00B4119A" w:rsidRPr="00AC45EA" w:rsidRDefault="00000000">
            <w:pPr>
              <w:rPr>
                <w:sz w:val="28"/>
                <w:szCs w:val="28"/>
              </w:rPr>
            </w:pPr>
            <w:r>
              <w:rPr>
                <w:sz w:val="28"/>
                <w:szCs w:val="28"/>
              </w:rPr>
              <w:t>Accuse réception du dossier transmis par l'établissement</w:t>
            </w:r>
          </w:p>
        </w:tc>
      </w:tr>
      <w:tr w:rsidR="00B4119A" w:rsidRPr="00AC45EA" w14:paraId="0ABD5CF3"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28576" w14:textId="77777777" w:rsidR="00B4119A" w:rsidRPr="00AC45EA" w:rsidRDefault="00000000">
            <w:pPr>
              <w:rPr>
                <w:sz w:val="28"/>
                <w:szCs w:val="28"/>
              </w:rPr>
            </w:pPr>
            <w:r>
              <w:rPr>
                <w:b/>
                <w:bCs/>
                <w:sz w:val="28"/>
                <w:szCs w:val="28"/>
              </w:rPr>
              <w:t>Instruire / Diligenter une enquête</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6E613" w14:textId="77777777" w:rsidR="00B4119A" w:rsidRPr="00AC45EA" w:rsidRDefault="00000000">
            <w:pPr>
              <w:rPr>
                <w:sz w:val="28"/>
                <w:szCs w:val="28"/>
              </w:rPr>
            </w:pPr>
            <w:r>
              <w:rPr>
                <w:color w:val="2E75B6"/>
                <w:sz w:val="28"/>
                <w:szCs w:val="28"/>
              </w:rPr>
              <w:t>ESCALADÉE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51116" w14:textId="77777777" w:rsidR="00B4119A" w:rsidRPr="00AC45EA" w:rsidRDefault="00000000">
            <w:pPr>
              <w:rPr>
                <w:sz w:val="28"/>
                <w:szCs w:val="28"/>
              </w:rPr>
            </w:pPr>
            <w:r>
              <w:rPr>
                <w:sz w:val="28"/>
                <w:szCs w:val="28"/>
              </w:rPr>
              <w:t>Mandate une commission d'inspection pour examiner le dossier</w:t>
            </w:r>
          </w:p>
        </w:tc>
      </w:tr>
      <w:tr w:rsidR="00B4119A" w:rsidRPr="00AC45EA" w14:paraId="53C2D4D0"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395BE" w14:textId="77777777" w:rsidR="00B4119A" w:rsidRPr="00AC45EA" w:rsidRDefault="00000000">
            <w:pPr>
              <w:rPr>
                <w:sz w:val="28"/>
                <w:szCs w:val="28"/>
              </w:rPr>
            </w:pPr>
            <w:r>
              <w:rPr>
                <w:b/>
                <w:bCs/>
                <w:sz w:val="28"/>
                <w:szCs w:val="28"/>
              </w:rPr>
              <w:t>Affecter à un inspecteur</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46E18" w14:textId="77777777" w:rsidR="00B4119A" w:rsidRPr="00AC45EA" w:rsidRDefault="00000000">
            <w:pPr>
              <w:rPr>
                <w:sz w:val="28"/>
                <w:szCs w:val="28"/>
              </w:rPr>
            </w:pPr>
            <w:r>
              <w:rPr>
                <w:color w:val="2E75B6"/>
                <w:sz w:val="28"/>
                <w:szCs w:val="28"/>
              </w:rPr>
              <w:t>ESCALADÉE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060EA" w14:textId="77777777" w:rsidR="00B4119A" w:rsidRPr="00AC45EA" w:rsidRDefault="00000000">
            <w:pPr>
              <w:rPr>
                <w:sz w:val="28"/>
                <w:szCs w:val="28"/>
              </w:rPr>
            </w:pPr>
            <w:r>
              <w:rPr>
                <w:sz w:val="28"/>
                <w:szCs w:val="28"/>
              </w:rPr>
              <w:t>Désigne un agent DDS comme responsable du suivi du dossier</w:t>
            </w:r>
          </w:p>
        </w:tc>
      </w:tr>
      <w:tr w:rsidR="00B4119A" w:rsidRPr="00AC45EA" w14:paraId="732EDCAC"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B074D" w14:textId="77777777" w:rsidR="00B4119A" w:rsidRPr="00AC45EA" w:rsidRDefault="00000000">
            <w:pPr>
              <w:rPr>
                <w:sz w:val="28"/>
                <w:szCs w:val="28"/>
              </w:rPr>
            </w:pPr>
            <w:r>
              <w:rPr>
                <w:b/>
                <w:bCs/>
                <w:sz w:val="28"/>
                <w:szCs w:val="28"/>
              </w:rPr>
              <w:t>Arbitrer</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409B6" w14:textId="77777777" w:rsidR="00B4119A" w:rsidRPr="00AC45EA" w:rsidRDefault="00000000">
            <w:pPr>
              <w:rPr>
                <w:sz w:val="28"/>
                <w:szCs w:val="28"/>
              </w:rPr>
            </w:pPr>
            <w:r>
              <w:rPr>
                <w:color w:val="2E75B6"/>
                <w:sz w:val="28"/>
                <w:szCs w:val="28"/>
              </w:rPr>
              <w:t>ARBITRÉE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564F5" w14:textId="77777777" w:rsidR="00B4119A" w:rsidRPr="00AC45EA" w:rsidRDefault="00000000">
            <w:pPr>
              <w:rPr>
                <w:sz w:val="28"/>
                <w:szCs w:val="28"/>
              </w:rPr>
            </w:pPr>
            <w:r>
              <w:rPr>
                <w:sz w:val="28"/>
                <w:szCs w:val="28"/>
              </w:rPr>
              <w:t>Rend une décision contraignante et officielle pour l'établissement</w:t>
            </w:r>
          </w:p>
        </w:tc>
      </w:tr>
      <w:tr w:rsidR="00B4119A" w:rsidRPr="00AC45EA" w14:paraId="6A7AC1B6"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4B23C" w14:textId="77777777" w:rsidR="00B4119A" w:rsidRPr="00AC45EA" w:rsidRDefault="00000000">
            <w:pPr>
              <w:rPr>
                <w:sz w:val="28"/>
                <w:szCs w:val="28"/>
              </w:rPr>
            </w:pPr>
            <w:r>
              <w:rPr>
                <w:b/>
                <w:bCs/>
                <w:sz w:val="28"/>
                <w:szCs w:val="28"/>
              </w:rPr>
              <w:lastRenderedPageBreak/>
              <w:t>Escalader au Ministère</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69C75" w14:textId="77777777" w:rsidR="00B4119A" w:rsidRPr="00AC45EA" w:rsidRDefault="00000000">
            <w:pPr>
              <w:rPr>
                <w:sz w:val="28"/>
                <w:szCs w:val="28"/>
              </w:rPr>
            </w:pPr>
            <w:r>
              <w:rPr>
                <w:color w:val="2E75B6"/>
                <w:sz w:val="28"/>
                <w:szCs w:val="28"/>
              </w:rPr>
              <w:t>ARBITRÉE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D2D97" w14:textId="77777777" w:rsidR="00B4119A" w:rsidRPr="00AC45EA" w:rsidRDefault="00000000">
            <w:pPr>
              <w:rPr>
                <w:sz w:val="28"/>
                <w:szCs w:val="28"/>
              </w:rPr>
            </w:pPr>
            <w:r>
              <w:rPr>
                <w:sz w:val="28"/>
                <w:szCs w:val="28"/>
              </w:rPr>
              <w:t>Transmet les cas systémiques ou médiatisés (P7, récurrents) au Cabinet</w:t>
            </w:r>
          </w:p>
        </w:tc>
      </w:tr>
      <w:tr w:rsidR="00B4119A" w:rsidRPr="00AC45EA" w14:paraId="423DEF76"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64461" w14:textId="77777777" w:rsidR="00B4119A" w:rsidRPr="00AC45EA" w:rsidRDefault="00000000">
            <w:pPr>
              <w:rPr>
                <w:sz w:val="28"/>
                <w:szCs w:val="28"/>
              </w:rPr>
            </w:pPr>
            <w:r>
              <w:rPr>
                <w:b/>
                <w:bCs/>
                <w:sz w:val="28"/>
                <w:szCs w:val="28"/>
              </w:rPr>
              <w:t>Notifier toutes les parties</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9E7E0" w14:textId="77777777" w:rsidR="00B4119A" w:rsidRPr="00AC45EA" w:rsidRDefault="00000000">
            <w:pPr>
              <w:rPr>
                <w:sz w:val="28"/>
                <w:szCs w:val="28"/>
              </w:rPr>
            </w:pPr>
            <w:r>
              <w:rPr>
                <w:color w:val="2E75B6"/>
                <w:sz w:val="28"/>
                <w:szCs w:val="28"/>
              </w:rPr>
              <w:t>ARBITRÉE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13D6B" w14:textId="77777777" w:rsidR="00B4119A" w:rsidRPr="00AC45EA" w:rsidRDefault="00000000">
            <w:pPr>
              <w:rPr>
                <w:sz w:val="28"/>
                <w:szCs w:val="28"/>
              </w:rPr>
            </w:pPr>
            <w:r>
              <w:rPr>
                <w:sz w:val="28"/>
                <w:szCs w:val="28"/>
              </w:rPr>
              <w:t>Communique la décision à l'établissement et à l'usager</w:t>
            </w:r>
          </w:p>
        </w:tc>
      </w:tr>
      <w:tr w:rsidR="00B4119A" w:rsidRPr="00AC45EA" w14:paraId="4A94EE2C"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8678B" w14:textId="77777777" w:rsidR="00B4119A" w:rsidRPr="00AC45EA" w:rsidRDefault="00000000">
            <w:pPr>
              <w:rPr>
                <w:sz w:val="28"/>
                <w:szCs w:val="28"/>
              </w:rPr>
            </w:pPr>
            <w:r>
              <w:rPr>
                <w:b/>
                <w:bCs/>
                <w:sz w:val="28"/>
                <w:szCs w:val="28"/>
              </w:rPr>
              <w:t>Clôturer</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92BFF" w14:textId="77777777" w:rsidR="00B4119A" w:rsidRPr="00AC45EA" w:rsidRDefault="00000000">
            <w:pPr>
              <w:rPr>
                <w:sz w:val="28"/>
                <w:szCs w:val="28"/>
              </w:rPr>
            </w:pPr>
            <w:r>
              <w:rPr>
                <w:color w:val="2E75B6"/>
                <w:sz w:val="28"/>
                <w:szCs w:val="28"/>
              </w:rPr>
              <w:t>Après arbitrage accepté</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989B6" w14:textId="77777777" w:rsidR="00B4119A" w:rsidRPr="00AC45EA" w:rsidRDefault="00000000">
            <w:pPr>
              <w:rPr>
                <w:sz w:val="28"/>
                <w:szCs w:val="28"/>
              </w:rPr>
            </w:pPr>
            <w:r>
              <w:rPr>
                <w:sz w:val="28"/>
                <w:szCs w:val="28"/>
              </w:rPr>
              <w:t>Ferme définitivement le dossier à son niveau hiérarchique</w:t>
            </w:r>
          </w:p>
        </w:tc>
      </w:tr>
    </w:tbl>
    <w:p w14:paraId="4E81ECEB" w14:textId="77777777" w:rsidR="00B4119A" w:rsidRPr="00AC45EA" w:rsidRDefault="00B4119A">
      <w:pPr>
        <w:spacing w:before="60" w:after="60"/>
        <w:rPr>
          <w:sz w:val="28"/>
          <w:szCs w:val="28"/>
        </w:rPr>
      </w:pPr>
    </w:p>
    <w:p w14:paraId="696AD287" w14:textId="77777777" w:rsidR="00B4119A" w:rsidRPr="00AC45EA" w:rsidRDefault="00000000">
      <w:pPr>
        <w:pStyle w:val="Titre2"/>
        <w:pBdr>
          <w:bottom w:val="single" w:sz="6" w:space="1" w:color="2E75B6"/>
        </w:pBdr>
        <w:rPr>
          <w:sz w:val="28"/>
          <w:szCs w:val="28"/>
        </w:rPr>
      </w:pPr>
      <w:r>
        <w:rPr>
          <w:sz w:val="28"/>
          <w:szCs w:val="28"/>
        </w:rPr>
        <w:t>7.6 DQSS / Ministère de la Santé</w:t>
      </w:r>
    </w:p>
    <w:p w14:paraId="421B791B"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1"/>
        <w:gridCol w:w="1921"/>
        <w:gridCol w:w="4524"/>
      </w:tblGrid>
      <w:tr w:rsidR="00B4119A" w:rsidRPr="00AC45EA" w14:paraId="6B41AC0D" w14:textId="77777777">
        <w:tc>
          <w:tcPr>
            <w:gridSpan w:val="3"/>
            <w:tcW w:w="0" w:type="auto"/>
            <w:shd w:val="clear" w:color="auto" w:fill="3F3151"/>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1E883" w14:textId="77777777" w:rsidR="00B4119A" w:rsidRPr="00AC45EA" w:rsidRDefault="00000000">
            <w:pPr>
              <w:rPr>
                <w:sz w:val="28"/>
                <w:szCs w:val="28"/>
              </w:rPr>
            </w:pPr>
            <w:r>
              <w:rPr>
                <w:b/>
                <w:bCs/>
                <w:color w:val="FFFFFF"/>
                <w:sz w:val="28"/>
                <w:szCs w:val="28"/>
              </w:rPr>
              <w:t>G5–G6 — DQSS / MINISTÈRE DE LA SANTÉ</w:t>
            </w:r>
          </w:p>
        </w:tc>
      </w:tr>
      <w:tr w:rsidR="00B4119A" w:rsidRPr="00AC45EA" w14:paraId="63EC7628" w14:textId="77777777">
        <w:tc>
          <w:tcPr>
            <w:tcW w:w="2600" w:type="dxa"/>
            <w:shd w:val="clear" w:color="auto" w:fill="E8E0F0"/>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24CFB" w14:textId="77777777" w:rsidR="00B4119A" w:rsidRPr="00AC45EA" w:rsidRDefault="00000000">
            <w:pPr>
              <w:rPr>
                <w:sz w:val="28"/>
                <w:szCs w:val="28"/>
              </w:rPr>
            </w:pPr>
            <w:r>
              <w:rPr>
                <w:b/>
                <w:bCs/>
                <w:sz w:val="28"/>
                <w:szCs w:val="28"/>
              </w:rPr>
              <w:t>Action</w:t>
            </w:r>
          </w:p>
        </w:tc>
        <w:tc>
          <w:tcPr>
            <w:tcW w:w="1800" w:type="dxa"/>
            <w:shd w:val="clear" w:color="auto" w:fill="E8E0F0"/>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02681" w14:textId="77777777" w:rsidR="00B4119A" w:rsidRPr="00AC45EA" w:rsidRDefault="00000000">
            <w:pPr>
              <w:rPr>
                <w:sz w:val="28"/>
                <w:szCs w:val="28"/>
              </w:rPr>
            </w:pPr>
            <w:r>
              <w:rPr>
                <w:b/>
                <w:bCs/>
                <w:sz w:val="28"/>
                <w:szCs w:val="28"/>
              </w:rPr>
              <w:t>État entrant</w:t>
            </w:r>
          </w:p>
        </w:tc>
        <w:tc>
          <w:tcPr>
            <w:tcW w:w="4626" w:type="dxa"/>
            <w:shd w:val="clear" w:color="auto" w:fill="E8E0F0"/>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1FD3B" w14:textId="77777777" w:rsidR="00B4119A" w:rsidRPr="00AC45EA" w:rsidRDefault="00000000">
            <w:pPr>
              <w:rPr>
                <w:sz w:val="28"/>
                <w:szCs w:val="28"/>
              </w:rPr>
            </w:pPr>
            <w:r>
              <w:rPr>
                <w:b/>
                <w:bCs/>
                <w:sz w:val="28"/>
                <w:szCs w:val="28"/>
              </w:rPr>
              <w:t>Description</w:t>
            </w:r>
          </w:p>
        </w:tc>
      </w:tr>
      <w:tr w:rsidR="00B4119A" w:rsidRPr="00AC45EA" w14:paraId="677AF774"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DBF71" w14:textId="77777777" w:rsidR="00B4119A" w:rsidRPr="00AC45EA" w:rsidRDefault="00000000">
            <w:pPr>
              <w:rPr>
                <w:sz w:val="28"/>
                <w:szCs w:val="28"/>
              </w:rPr>
            </w:pPr>
            <w:r>
              <w:rPr>
                <w:b/>
                <w:bCs/>
                <w:sz w:val="28"/>
                <w:szCs w:val="28"/>
              </w:rPr>
              <w:t>Superviser</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5FC89" w14:textId="77777777" w:rsidR="00B4119A" w:rsidRPr="00AC45EA" w:rsidRDefault="00000000">
            <w:pPr>
              <w:rPr>
                <w:sz w:val="28"/>
                <w:szCs w:val="28"/>
              </w:rPr>
            </w:pPr>
            <w:r>
              <w:rPr>
                <w:color w:val="2E75B6"/>
                <w:sz w:val="28"/>
                <w:szCs w:val="28"/>
              </w:rPr>
              <w:t>À tout moment</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5ED3C" w14:textId="77777777" w:rsidR="00B4119A" w:rsidRPr="00AC45EA" w:rsidRDefault="00000000">
            <w:pPr>
              <w:rPr>
                <w:sz w:val="28"/>
                <w:szCs w:val="28"/>
              </w:rPr>
            </w:pPr>
            <w:r>
              <w:rPr>
                <w:sz w:val="28"/>
                <w:szCs w:val="28"/>
              </w:rPr>
              <w:t>Accès en lecture à tous les dossiers escaladés au niveau national</w:t>
            </w:r>
          </w:p>
        </w:tc>
      </w:tr>
      <w:tr w:rsidR="00B4119A" w:rsidRPr="00AC45EA" w14:paraId="1B90E75A"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4031D" w14:textId="77777777" w:rsidR="00B4119A" w:rsidRPr="00AC45EA" w:rsidRDefault="00000000">
            <w:pPr>
              <w:rPr>
                <w:sz w:val="28"/>
                <w:szCs w:val="28"/>
              </w:rPr>
            </w:pPr>
            <w:r>
              <w:rPr>
                <w:b/>
                <w:bCs/>
                <w:sz w:val="28"/>
                <w:szCs w:val="28"/>
              </w:rPr>
              <w:t>Déclencher un audit</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877E8" w14:textId="77777777" w:rsidR="00B4119A" w:rsidRPr="00AC45EA" w:rsidRDefault="00000000">
            <w:pPr>
              <w:rPr>
                <w:sz w:val="28"/>
                <w:szCs w:val="28"/>
              </w:rPr>
            </w:pPr>
            <w:r>
              <w:rPr>
                <w:color w:val="2E75B6"/>
                <w:sz w:val="28"/>
                <w:szCs w:val="28"/>
              </w:rPr>
              <w:t>ESCALADÉE (niveau ministère)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CC93D" w14:textId="77777777" w:rsidR="00B4119A" w:rsidRPr="00AC45EA" w:rsidRDefault="00000000">
            <w:pPr>
              <w:rPr>
                <w:sz w:val="28"/>
                <w:szCs w:val="28"/>
              </w:rPr>
            </w:pPr>
            <w:r>
              <w:rPr>
                <w:sz w:val="28"/>
                <w:szCs w:val="28"/>
              </w:rPr>
              <w:t>Ordonne un audit complet de l'établissement concerné</w:t>
            </w:r>
          </w:p>
        </w:tc>
      </w:tr>
      <w:tr w:rsidR="00B4119A" w:rsidRPr="00AC45EA" w14:paraId="4C16528A"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83865" w14:textId="77777777" w:rsidR="00B4119A" w:rsidRPr="00AC45EA" w:rsidRDefault="00000000">
            <w:pPr>
              <w:rPr>
                <w:sz w:val="28"/>
                <w:szCs w:val="28"/>
              </w:rPr>
            </w:pPr>
            <w:r>
              <w:rPr>
                <w:b/>
                <w:bCs/>
                <w:sz w:val="28"/>
                <w:szCs w:val="28"/>
              </w:rPr>
              <w:t>Émettre une injonction</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84638" w14:textId="77777777" w:rsidR="00B4119A" w:rsidRPr="00AC45EA" w:rsidRDefault="00000000">
            <w:pPr>
              <w:rPr>
                <w:sz w:val="28"/>
                <w:szCs w:val="28"/>
              </w:rPr>
            </w:pPr>
            <w:r>
              <w:rPr>
                <w:color w:val="2E75B6"/>
                <w:sz w:val="28"/>
                <w:szCs w:val="28"/>
              </w:rPr>
              <w:t>Post-audit</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AAFC7" w14:textId="77777777" w:rsidR="00B4119A" w:rsidRPr="00AC45EA" w:rsidRDefault="00000000">
            <w:pPr>
              <w:rPr>
                <w:sz w:val="28"/>
                <w:szCs w:val="28"/>
              </w:rPr>
            </w:pPr>
            <w:r>
              <w:rPr>
                <w:sz w:val="28"/>
                <w:szCs w:val="28"/>
              </w:rPr>
              <w:t>Impose des mesures correctives officielles et contraignantes</w:t>
            </w:r>
          </w:p>
        </w:tc>
      </w:tr>
      <w:tr w:rsidR="00B4119A" w:rsidRPr="00AC45EA" w14:paraId="0BDE6C07"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94B88" w14:textId="77777777" w:rsidR="00B4119A" w:rsidRPr="00AC45EA" w:rsidRDefault="00000000">
            <w:pPr>
              <w:rPr>
                <w:sz w:val="28"/>
                <w:szCs w:val="28"/>
              </w:rPr>
            </w:pPr>
            <w:r>
              <w:rPr>
                <w:b/>
                <w:bCs/>
                <w:sz w:val="28"/>
                <w:szCs w:val="28"/>
              </w:rPr>
              <w:t>Produire des rapports nationaux</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35A40" w14:textId="77777777" w:rsidR="00B4119A" w:rsidRPr="00AC45EA" w:rsidRDefault="00000000">
            <w:pPr>
              <w:rPr>
                <w:sz w:val="28"/>
                <w:szCs w:val="28"/>
              </w:rPr>
            </w:pPr>
            <w:r>
              <w:rPr>
                <w:color w:val="2E75B6"/>
                <w:sz w:val="28"/>
                <w:szCs w:val="28"/>
              </w:rPr>
              <w:t>Périodique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A2BC8" w14:textId="77777777" w:rsidR="00B4119A" w:rsidRPr="00AC45EA" w:rsidRDefault="00000000">
            <w:pPr>
              <w:rPr>
                <w:sz w:val="28"/>
                <w:szCs w:val="28"/>
              </w:rPr>
            </w:pPr>
            <w:r>
              <w:rPr>
                <w:sz w:val="28"/>
                <w:szCs w:val="28"/>
              </w:rPr>
              <w:t>Génère une synthèse nationale des plaintes pour orienter la politique sanitaire</w:t>
            </w:r>
          </w:p>
        </w:tc>
      </w:tr>
      <w:tr w:rsidR="00B4119A" w:rsidRPr="00AC45EA" w14:paraId="441BA672"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3103F" w14:textId="77777777" w:rsidR="00B4119A" w:rsidRPr="00AC45EA" w:rsidRDefault="00000000">
            <w:pPr>
              <w:rPr>
                <w:sz w:val="28"/>
                <w:szCs w:val="28"/>
              </w:rPr>
            </w:pPr>
            <w:r>
              <w:rPr>
                <w:b/>
                <w:bCs/>
                <w:sz w:val="28"/>
                <w:szCs w:val="28"/>
              </w:rPr>
              <w:t>Clôturer définitivement</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33A93" w14:textId="77777777" w:rsidR="00B4119A" w:rsidRPr="00AC45EA" w:rsidRDefault="00000000">
            <w:pPr>
              <w:rPr>
                <w:sz w:val="28"/>
                <w:szCs w:val="28"/>
              </w:rPr>
            </w:pPr>
            <w:r>
              <w:rPr>
                <w:color w:val="2E75B6"/>
                <w:sz w:val="28"/>
                <w:szCs w:val="28"/>
              </w:rPr>
              <w:t>Après injonction exécutée</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ACC47" w14:textId="77777777" w:rsidR="00B4119A" w:rsidRPr="00AC45EA" w:rsidRDefault="00000000">
            <w:pPr>
              <w:rPr>
                <w:sz w:val="28"/>
                <w:szCs w:val="28"/>
              </w:rPr>
            </w:pPr>
            <w:r>
              <w:rPr>
                <w:sz w:val="28"/>
                <w:szCs w:val="28"/>
              </w:rPr>
              <w:t>Ferme les dossiers à impact systémique après exécution des mesures</w:t>
            </w:r>
          </w:p>
        </w:tc>
      </w:tr>
    </w:tbl>
    <w:p w14:paraId="73CD3768" w14:textId="77777777" w:rsidR="00B4119A" w:rsidRPr="00AC45EA" w:rsidRDefault="00B4119A">
      <w:pPr>
        <w:spacing w:before="60" w:after="60"/>
        <w:rPr>
          <w:sz w:val="28"/>
          <w:szCs w:val="28"/>
        </w:rPr>
      </w:pPr>
    </w:p>
    <w:p w14:paraId="22D38260" w14:textId="77777777" w:rsidR="00B4119A" w:rsidRPr="00AC45EA" w:rsidRDefault="00000000">
      <w:pPr>
        <w:rPr>
          <w:sz w:val="28"/>
          <w:szCs w:val="28"/>
        </w:rPr>
      </w:pPr>
      <w:r>
        <w:rPr>
          <w:sz w:val="28"/>
          <w:szCs w:val="28"/>
        </w:rPr>
        <w:br w:type="page"/>
      </w:r>
    </w:p>
    <w:p w14:paraId="273D5E70" w14:textId="77777777" w:rsidR="00B4119A" w:rsidRPr="00AC45EA" w:rsidRDefault="00000000">
      <w:pPr>
        <w:pStyle w:val="Titre1"/>
        <w:shd w:val="clear" w:color="auto" w:fill="1F4E79"/>
        <w:ind w:left="200" w:right="200"/>
        <w:rPr>
          <w:sz w:val="28"/>
          <w:szCs w:val="28"/>
        </w:rPr>
      </w:pPr>
      <w:r>
        <w:rPr>
          <w:sz w:val="28"/>
          <w:szCs w:val="28"/>
        </w:rPr>
        <w:lastRenderedPageBreak/>
        <w:t>8. NIVEAUX DE PRIORITÉ ET DÉLAIS DE TRAITEMENT</w:t>
      </w:r>
    </w:p>
    <w:p w14:paraId="785CC60D" w14:textId="77777777" w:rsidR="00B4119A" w:rsidRPr="00AC45EA" w:rsidRDefault="00B4119A">
      <w:pPr>
        <w:spacing w:before="60" w:after="60"/>
        <w:rPr>
          <w:sz w:val="28"/>
          <w:szCs w:val="28"/>
        </w:rPr>
      </w:pPr>
    </w:p>
    <w:p w14:paraId="1A26D8FC" w14:textId="77777777" w:rsidR="00B4119A" w:rsidRPr="00AC45EA" w:rsidRDefault="00000000">
      <w:pPr>
        <w:spacing w:before="80" w:after="80"/>
        <w:rPr>
          <w:sz w:val="28"/>
          <w:szCs w:val="28"/>
        </w:rPr>
      </w:pPr>
      <w:r>
        <w:rPr>
          <w:sz w:val="28"/>
          <w:szCs w:val="28"/>
        </w:rPr>
        <w:t>Chaque plainte se voit attribuer un niveau de priorité dès sa classification. Ce niveau détermine le délai maximal de traitement et l'escalade automatique en cas de dépassement.</w:t>
      </w:r>
    </w:p>
    <w:p w14:paraId="5F5F038D"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1563"/>
        <w:gridCol w:w="2339"/>
        <w:gridCol w:w="1905"/>
        <w:gridCol w:w="1641"/>
      </w:tblGrid>
      <w:tr w:rsidR="00B4119A" w:rsidRPr="00AC45EA" w14:paraId="50A0EA27" w14:textId="77777777">
        <w:trPr>
          <w:tblHeader/>
        </w:trPr>
        <w:tc>
          <w:tcPr>
            <w:tcW w:w="14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8276A" w14:textId="77777777" w:rsidR="00B4119A" w:rsidRPr="00AC45EA" w:rsidRDefault="00000000">
            <w:pPr>
              <w:rPr>
                <w:sz w:val="28"/>
                <w:szCs w:val="28"/>
              </w:rPr>
            </w:pPr>
            <w:r>
              <w:rPr>
                <w:b/>
                <w:bCs/>
                <w:color w:val="FFFFFF"/>
                <w:sz w:val="28"/>
                <w:szCs w:val="28"/>
              </w:rPr>
              <w:t>Niveau</w:t>
            </w:r>
          </w:p>
        </w:tc>
        <w:tc>
          <w:tcPr>
            <w:tcW w:w="12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CFCA0" w14:textId="77777777" w:rsidR="00B4119A" w:rsidRPr="00AC45EA" w:rsidRDefault="00000000">
            <w:pPr>
              <w:rPr>
                <w:sz w:val="28"/>
                <w:szCs w:val="28"/>
              </w:rPr>
            </w:pPr>
            <w:r>
              <w:rPr>
                <w:b/>
                <w:bCs/>
                <w:color w:val="FFFFFF"/>
                <w:sz w:val="28"/>
                <w:szCs w:val="28"/>
              </w:rPr>
              <w:t>Délai max.</w:t>
            </w:r>
          </w:p>
        </w:tc>
        <w:tc>
          <w:tcPr>
            <w:tcW w:w="2826"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46E47" w14:textId="77777777" w:rsidR="00B4119A" w:rsidRPr="00AC45EA" w:rsidRDefault="00000000">
            <w:pPr>
              <w:rPr>
                <w:sz w:val="28"/>
                <w:szCs w:val="28"/>
              </w:rPr>
            </w:pPr>
            <w:r>
              <w:rPr>
                <w:b/>
                <w:bCs/>
                <w:color w:val="FFFFFF"/>
                <w:sz w:val="28"/>
                <w:szCs w:val="28"/>
              </w:rPr>
              <w:t>Critères de classification</w:t>
            </w:r>
          </w:p>
        </w:tc>
        <w:tc>
          <w:tcPr>
            <w:tcW w:w="18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75FB4" w14:textId="77777777" w:rsidR="00B4119A" w:rsidRPr="00AC45EA" w:rsidRDefault="00000000">
            <w:pPr>
              <w:rPr>
                <w:sz w:val="28"/>
                <w:szCs w:val="28"/>
              </w:rPr>
            </w:pPr>
            <w:r>
              <w:rPr>
                <w:b/>
                <w:bCs/>
                <w:color w:val="FFFFFF"/>
                <w:sz w:val="28"/>
                <w:szCs w:val="28"/>
              </w:rPr>
              <w:t>Escalade automatique</w:t>
            </w:r>
          </w:p>
        </w:tc>
        <w:tc>
          <w:tcPr>
            <w:tcW w:w="18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F41EC" w14:textId="77777777" w:rsidR="00B4119A" w:rsidRPr="00AC45EA" w:rsidRDefault="00000000">
            <w:pPr>
              <w:rPr>
                <w:sz w:val="28"/>
                <w:szCs w:val="28"/>
              </w:rPr>
            </w:pPr>
            <w:r>
              <w:rPr>
                <w:b/>
                <w:bCs/>
                <w:color w:val="FFFFFF"/>
                <w:sz w:val="28"/>
                <w:szCs w:val="28"/>
              </w:rPr>
              <w:t>Alerte relance</w:t>
            </w:r>
          </w:p>
        </w:tc>
      </w:tr>
      <w:tr w:rsidR="00B4119A" w:rsidRPr="00AC45EA" w14:paraId="43F66716" w14:textId="77777777">
        <w:tc>
          <w:tcPr>
            <w:tcW w:w="1400" w:type="dxa"/>
            <w:shd w:val="clear" w:color="auto" w:fill="FF0000"/>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3B7D4" w14:textId="77777777" w:rsidR="00B4119A" w:rsidRPr="00AC45EA" w:rsidRDefault="00000000">
            <w:pPr>
              <w:rPr>
                <w:sz w:val="28"/>
                <w:szCs w:val="28"/>
              </w:rPr>
            </w:pPr>
            <w:r>
              <w:rPr>
                <w:b/>
                <w:bCs/>
                <w:color w:val="FFFFFF"/>
                <w:sz w:val="28"/>
                <w:szCs w:val="28"/>
              </w:rPr>
              <w:t>P1 — CRITIQUE</w:t>
            </w:r>
          </w:p>
        </w:tc>
        <w:tc>
          <w:tcPr>
            <w:tcW w:w="12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01BCD" w14:textId="77777777" w:rsidR="00B4119A" w:rsidRPr="00AC45EA" w:rsidRDefault="00000000">
            <w:pPr>
              <w:rPr>
                <w:sz w:val="28"/>
                <w:szCs w:val="28"/>
              </w:rPr>
            </w:pPr>
            <w:r>
              <w:rPr>
                <w:b/>
                <w:bCs/>
                <w:sz w:val="28"/>
                <w:szCs w:val="28"/>
              </w:rPr>
              <w:t>4 heures</w:t>
            </w:r>
          </w:p>
        </w:tc>
        <w:tc>
          <w:tcPr>
            <w:tcW w:w="28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774DE" w14:textId="77777777" w:rsidR="00B4119A" w:rsidRPr="00AC45EA" w:rsidRDefault="00000000">
            <w:pPr>
              <w:rPr>
                <w:sz w:val="28"/>
                <w:szCs w:val="28"/>
              </w:rPr>
            </w:pPr>
            <w:r>
              <w:rPr>
                <w:sz w:val="28"/>
                <w:szCs w:val="28"/>
              </w:rPr>
              <w:t>Risque vital, urgence médicale signalée, sécurité du patient en jeu</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B49FB" w14:textId="77777777" w:rsidR="00B4119A" w:rsidRPr="00AC45EA" w:rsidRDefault="00000000">
            <w:pPr>
              <w:rPr>
                <w:sz w:val="28"/>
                <w:szCs w:val="28"/>
              </w:rPr>
            </w:pPr>
            <w:r>
              <w:rPr>
                <w:sz w:val="28"/>
                <w:szCs w:val="28"/>
              </w:rPr>
              <w:t>Directeur + Responsable qualité</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1FA26" w14:textId="77777777" w:rsidR="00B4119A" w:rsidRPr="00AC45EA" w:rsidRDefault="00000000">
            <w:pPr>
              <w:rPr>
                <w:sz w:val="28"/>
                <w:szCs w:val="28"/>
              </w:rPr>
            </w:pPr>
            <w:r>
              <w:rPr>
                <w:sz w:val="28"/>
                <w:szCs w:val="28"/>
              </w:rPr>
              <w:t>Immédiate</w:t>
            </w:r>
          </w:p>
        </w:tc>
      </w:tr>
      <w:tr w:rsidR="00B4119A" w:rsidRPr="00AC45EA" w14:paraId="0E74A4C1" w14:textId="77777777">
        <w:tc>
          <w:tcPr>
            <w:tcW w:w="1400" w:type="dxa"/>
            <w:shd w:val="clear" w:color="auto" w:fill="FF6600"/>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D8451" w14:textId="77777777" w:rsidR="00B4119A" w:rsidRPr="00AC45EA" w:rsidRDefault="00000000">
            <w:pPr>
              <w:rPr>
                <w:sz w:val="28"/>
                <w:szCs w:val="28"/>
              </w:rPr>
            </w:pPr>
            <w:r>
              <w:rPr>
                <w:b/>
                <w:bCs/>
                <w:color w:val="FFFFFF"/>
                <w:sz w:val="28"/>
                <w:szCs w:val="28"/>
              </w:rPr>
              <w:t>P2 — URGENT</w:t>
            </w:r>
          </w:p>
        </w:tc>
        <w:tc>
          <w:tcPr>
            <w:tcW w:w="12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A02A5" w14:textId="77777777" w:rsidR="00B4119A" w:rsidRPr="00AC45EA" w:rsidRDefault="00000000">
            <w:pPr>
              <w:rPr>
                <w:sz w:val="28"/>
                <w:szCs w:val="28"/>
              </w:rPr>
            </w:pPr>
            <w:r>
              <w:rPr>
                <w:b/>
                <w:bCs/>
                <w:sz w:val="28"/>
                <w:szCs w:val="28"/>
              </w:rPr>
              <w:t>24 heures</w:t>
            </w:r>
          </w:p>
        </w:tc>
        <w:tc>
          <w:tcPr>
            <w:tcW w:w="28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4715F" w14:textId="77777777" w:rsidR="00B4119A" w:rsidRPr="00AC45EA" w:rsidRDefault="00000000">
            <w:pPr>
              <w:rPr>
                <w:sz w:val="28"/>
                <w:szCs w:val="28"/>
              </w:rPr>
            </w:pPr>
            <w:r>
              <w:rPr>
                <w:sz w:val="28"/>
                <w:szCs w:val="28"/>
              </w:rPr>
              <w:t>Impact grave sur la santé, situation de maltraitance avérée</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E260B" w14:textId="77777777" w:rsidR="00B4119A" w:rsidRPr="00AC45EA" w:rsidRDefault="00000000">
            <w:pPr>
              <w:rPr>
                <w:sz w:val="28"/>
                <w:szCs w:val="28"/>
              </w:rPr>
            </w:pPr>
            <w:r>
              <w:rPr>
                <w:sz w:val="28"/>
                <w:szCs w:val="28"/>
              </w:rPr>
              <w:t>Gestionnaire de service</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680B6" w14:textId="77777777" w:rsidR="00B4119A" w:rsidRPr="00AC45EA" w:rsidRDefault="00000000">
            <w:pPr>
              <w:rPr>
                <w:sz w:val="28"/>
                <w:szCs w:val="28"/>
              </w:rPr>
            </w:pPr>
            <w:r>
              <w:rPr>
                <w:sz w:val="28"/>
                <w:szCs w:val="28"/>
              </w:rPr>
              <w:t>H+6</w:t>
            </w:r>
          </w:p>
        </w:tc>
      </w:tr>
      <w:tr w:rsidR="00B4119A" w:rsidRPr="00AC45EA" w14:paraId="72A6C134" w14:textId="77777777">
        <w:tc>
          <w:tcPr>
            <w:tcW w:w="1400" w:type="dxa"/>
            <w:shd w:val="clear" w:color="auto" w:fill="FFC000"/>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14367" w14:textId="77777777" w:rsidR="00B4119A" w:rsidRPr="00AC45EA" w:rsidRDefault="00000000">
            <w:pPr>
              <w:rPr>
                <w:sz w:val="28"/>
                <w:szCs w:val="28"/>
              </w:rPr>
            </w:pPr>
            <w:r>
              <w:rPr>
                <w:b/>
                <w:bCs/>
                <w:sz w:val="28"/>
                <w:szCs w:val="28"/>
              </w:rPr>
              <w:t>P3 — ÉLEVÉ</w:t>
            </w:r>
          </w:p>
        </w:tc>
        <w:tc>
          <w:tcPr>
            <w:tcW w:w="12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37E3C" w14:textId="77777777" w:rsidR="00B4119A" w:rsidRPr="00AC45EA" w:rsidRDefault="00000000">
            <w:pPr>
              <w:rPr>
                <w:sz w:val="28"/>
                <w:szCs w:val="28"/>
              </w:rPr>
            </w:pPr>
            <w:r>
              <w:rPr>
                <w:b/>
                <w:bCs/>
                <w:sz w:val="28"/>
                <w:szCs w:val="28"/>
              </w:rPr>
              <w:t>72 heures</w:t>
            </w:r>
          </w:p>
        </w:tc>
        <w:tc>
          <w:tcPr>
            <w:tcW w:w="28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ED05C" w14:textId="77777777" w:rsidR="00B4119A" w:rsidRPr="00AC45EA" w:rsidRDefault="00000000">
            <w:pPr>
              <w:rPr>
                <w:sz w:val="28"/>
                <w:szCs w:val="28"/>
              </w:rPr>
            </w:pPr>
            <w:r>
              <w:rPr>
                <w:sz w:val="28"/>
                <w:szCs w:val="28"/>
              </w:rPr>
              <w:t>Problème récurrent, impact significatif sur l'usager</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C5055" w14:textId="77777777" w:rsidR="00B4119A" w:rsidRPr="00AC45EA" w:rsidRDefault="00000000">
            <w:pPr>
              <w:rPr>
                <w:sz w:val="28"/>
                <w:szCs w:val="28"/>
              </w:rPr>
            </w:pPr>
            <w:r>
              <w:rPr>
                <w:sz w:val="28"/>
                <w:szCs w:val="28"/>
              </w:rPr>
              <w:t>Gestionnaire de service</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2B0D5" w14:textId="77777777" w:rsidR="00B4119A" w:rsidRPr="00AC45EA" w:rsidRDefault="00000000">
            <w:pPr>
              <w:rPr>
                <w:sz w:val="28"/>
                <w:szCs w:val="28"/>
              </w:rPr>
            </w:pPr>
            <w:r>
              <w:rPr>
                <w:sz w:val="28"/>
                <w:szCs w:val="28"/>
              </w:rPr>
              <w:t>H+24</w:t>
            </w:r>
          </w:p>
        </w:tc>
      </w:tr>
      <w:tr w:rsidR="00B4119A" w:rsidRPr="00AC45EA" w14:paraId="11E06A24" w14:textId="77777777">
        <w:tc>
          <w:tcPr>
            <w:tcW w:w="1400" w:type="dxa"/>
            <w:shd w:val="clear" w:color="auto" w:fill="2E75B6"/>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EE267" w14:textId="77777777" w:rsidR="00B4119A" w:rsidRPr="00AC45EA" w:rsidRDefault="00000000">
            <w:pPr>
              <w:rPr>
                <w:sz w:val="28"/>
                <w:szCs w:val="28"/>
              </w:rPr>
            </w:pPr>
            <w:r>
              <w:rPr>
                <w:b/>
                <w:bCs/>
                <w:color w:val="FFFFFF"/>
                <w:sz w:val="28"/>
                <w:szCs w:val="28"/>
              </w:rPr>
              <w:t>P4 — NORMAL</w:t>
            </w:r>
          </w:p>
        </w:tc>
        <w:tc>
          <w:tcPr>
            <w:tcW w:w="12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03C4C" w14:textId="77777777" w:rsidR="00B4119A" w:rsidRPr="00AC45EA" w:rsidRDefault="00000000">
            <w:pPr>
              <w:rPr>
                <w:sz w:val="28"/>
                <w:szCs w:val="28"/>
              </w:rPr>
            </w:pPr>
            <w:r>
              <w:rPr>
                <w:b/>
                <w:bCs/>
                <w:sz w:val="28"/>
                <w:szCs w:val="28"/>
              </w:rPr>
              <w:t>7 jours ouvrables</w:t>
            </w:r>
          </w:p>
        </w:tc>
        <w:tc>
          <w:tcPr>
            <w:tcW w:w="28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5EFE6" w14:textId="77777777" w:rsidR="00B4119A" w:rsidRPr="00AC45EA" w:rsidRDefault="00000000">
            <w:pPr>
              <w:rPr>
                <w:sz w:val="28"/>
                <w:szCs w:val="28"/>
              </w:rPr>
            </w:pPr>
            <w:r>
              <w:rPr>
                <w:sz w:val="28"/>
                <w:szCs w:val="28"/>
              </w:rPr>
              <w:t>Insatisfaction standard, première occurrence</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1358D" w14:textId="77777777" w:rsidR="00B4119A" w:rsidRPr="00AC45EA" w:rsidRDefault="00000000">
            <w:pPr>
              <w:rPr>
                <w:sz w:val="28"/>
                <w:szCs w:val="28"/>
              </w:rPr>
            </w:pPr>
            <w:r>
              <w:rPr>
                <w:sz w:val="28"/>
                <w:szCs w:val="28"/>
              </w:rPr>
              <w:t>Agent de réception</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04AC0" w14:textId="77777777" w:rsidR="00B4119A" w:rsidRPr="00AC45EA" w:rsidRDefault="00000000">
            <w:pPr>
              <w:rPr>
                <w:sz w:val="28"/>
                <w:szCs w:val="28"/>
              </w:rPr>
            </w:pPr>
            <w:r>
              <w:rPr>
                <w:sz w:val="28"/>
                <w:szCs w:val="28"/>
              </w:rPr>
              <w:t>J+3</w:t>
            </w:r>
          </w:p>
        </w:tc>
      </w:tr>
      <w:tr w:rsidR="00B4119A" w:rsidRPr="00AC45EA" w14:paraId="6D67B968" w14:textId="77777777">
        <w:tc>
          <w:tcPr>
            <w:tcW w:w="1400" w:type="dxa"/>
            <w:shd w:val="clear" w:color="auto" w:fill="70AD47"/>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49801" w14:textId="77777777" w:rsidR="00B4119A" w:rsidRPr="00AC45EA" w:rsidRDefault="00000000">
            <w:pPr>
              <w:rPr>
                <w:sz w:val="28"/>
                <w:szCs w:val="28"/>
              </w:rPr>
            </w:pPr>
            <w:r>
              <w:rPr>
                <w:b/>
                <w:bCs/>
                <w:color w:val="FFFFFF"/>
                <w:sz w:val="28"/>
                <w:szCs w:val="28"/>
              </w:rPr>
              <w:t>P5 — FAIBLE</w:t>
            </w:r>
          </w:p>
        </w:tc>
        <w:tc>
          <w:tcPr>
            <w:tcW w:w="12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84FA7" w14:textId="77777777" w:rsidR="00B4119A" w:rsidRPr="00AC45EA" w:rsidRDefault="00000000">
            <w:pPr>
              <w:rPr>
                <w:sz w:val="28"/>
                <w:szCs w:val="28"/>
              </w:rPr>
            </w:pPr>
            <w:r>
              <w:rPr>
                <w:b/>
                <w:bCs/>
                <w:sz w:val="28"/>
                <w:szCs w:val="28"/>
              </w:rPr>
              <w:t>15 jours ouvrables</w:t>
            </w:r>
          </w:p>
        </w:tc>
        <w:tc>
          <w:tcPr>
            <w:tcW w:w="28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4AC15" w14:textId="77777777" w:rsidR="00B4119A" w:rsidRPr="00AC45EA" w:rsidRDefault="00000000">
            <w:pPr>
              <w:rPr>
                <w:sz w:val="28"/>
                <w:szCs w:val="28"/>
              </w:rPr>
            </w:pPr>
            <w:r>
              <w:rPr>
                <w:sz w:val="28"/>
                <w:szCs w:val="28"/>
              </w:rPr>
              <w:t>Suggestion, remarque d'amélioration, plainte mineure</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A898F" w14:textId="77777777" w:rsidR="00B4119A" w:rsidRPr="00AC45EA" w:rsidRDefault="00000000">
            <w:pPr>
              <w:rPr>
                <w:sz w:val="28"/>
                <w:szCs w:val="28"/>
              </w:rPr>
            </w:pPr>
            <w:r>
              <w:rPr>
                <w:sz w:val="28"/>
                <w:szCs w:val="28"/>
              </w:rPr>
              <w:t>Agent de réception</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BE407" w14:textId="77777777" w:rsidR="00B4119A" w:rsidRPr="00AC45EA" w:rsidRDefault="00000000">
            <w:pPr>
              <w:rPr>
                <w:sz w:val="28"/>
                <w:szCs w:val="28"/>
              </w:rPr>
            </w:pPr>
            <w:r>
              <w:rPr>
                <w:sz w:val="28"/>
                <w:szCs w:val="28"/>
              </w:rPr>
              <w:t>J+7</w:t>
            </w:r>
          </w:p>
        </w:tc>
      </w:tr>
    </w:tbl>
    <w:p w14:paraId="3F40B4F4" w14:textId="77777777" w:rsidR="00B4119A" w:rsidRPr="00AC45EA" w:rsidRDefault="00B4119A">
      <w:pPr>
        <w:spacing w:before="60" w:after="60"/>
        <w:rPr>
          <w:sz w:val="28"/>
          <w:szCs w:val="28"/>
        </w:rPr>
      </w:pPr>
    </w:p>
    <w:p w14:paraId="306ADD51" w14:textId="77777777" w:rsidR="00B4119A" w:rsidRPr="00AC45EA" w:rsidRDefault="00000000">
      <w:pPr>
        <w:pStyle w:val="Titre2"/>
        <w:pBdr>
          <w:bottom w:val="single" w:sz="6" w:space="1" w:color="2E75B6"/>
        </w:pBdr>
        <w:rPr>
          <w:sz w:val="28"/>
          <w:szCs w:val="28"/>
        </w:rPr>
      </w:pPr>
      <w:r>
        <w:rPr>
          <w:sz w:val="28"/>
          <w:szCs w:val="28"/>
        </w:rPr>
        <w:t>8.1 Délais cibles par niveau de traitement</w:t>
      </w:r>
    </w:p>
    <w:p w14:paraId="0EB93CC1"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13"/>
        <w:gridCol w:w="2513"/>
      </w:tblGrid>
      <w:tr w:rsidR="00B4119A" w:rsidRPr="00AC45EA" w14:paraId="3196F018" w14:textId="77777777">
        <w:trPr>
          <w:tblHeader/>
        </w:trPr>
        <w:tc>
          <w:tcPr>
            <w:tcW w:w="40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C60CC" w14:textId="77777777" w:rsidR="00B4119A" w:rsidRPr="00AC45EA" w:rsidRDefault="00000000">
            <w:pPr>
              <w:rPr>
                <w:sz w:val="28"/>
                <w:szCs w:val="28"/>
              </w:rPr>
            </w:pPr>
            <w:r>
              <w:rPr>
                <w:b/>
                <w:bCs/>
                <w:color w:val="FFFFFF"/>
                <w:sz w:val="28"/>
                <w:szCs w:val="28"/>
              </w:rPr>
              <w:t>Étape du workflow</w:t>
            </w:r>
          </w:p>
        </w:tc>
        <w:tc>
          <w:tcPr>
            <w:tcW w:w="2513"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A6427" w14:textId="77777777" w:rsidR="00B4119A" w:rsidRPr="00AC45EA" w:rsidRDefault="00000000">
            <w:pPr>
              <w:rPr>
                <w:sz w:val="28"/>
                <w:szCs w:val="28"/>
              </w:rPr>
            </w:pPr>
            <w:r>
              <w:rPr>
                <w:b/>
                <w:bCs/>
                <w:color w:val="FFFFFF"/>
                <w:sz w:val="28"/>
                <w:szCs w:val="28"/>
              </w:rPr>
              <w:t>Délai maximum</w:t>
            </w:r>
          </w:p>
        </w:tc>
        <w:tc>
          <w:tcPr>
            <w:tcW w:w="2513"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0F153" w14:textId="77777777" w:rsidR="00B4119A" w:rsidRPr="00AC45EA" w:rsidRDefault="00000000">
            <w:pPr>
              <w:rPr>
                <w:sz w:val="28"/>
                <w:szCs w:val="28"/>
              </w:rPr>
            </w:pPr>
            <w:r>
              <w:rPr>
                <w:b/>
                <w:bCs/>
                <w:color w:val="FFFFFF"/>
                <w:sz w:val="28"/>
                <w:szCs w:val="28"/>
              </w:rPr>
              <w:t>Responsable</w:t>
            </w:r>
          </w:p>
        </w:tc>
      </w:tr>
      <w:tr w:rsidR="00B4119A" w:rsidRPr="00AC45EA" w14:paraId="2833DAAE" w14:textId="77777777">
        <w:tc>
          <w:tcPr>
            <w:tcW w:w="40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594A0" w14:textId="77777777" w:rsidR="00B4119A" w:rsidRPr="00AC45EA" w:rsidRDefault="00000000">
            <w:pPr>
              <w:rPr>
                <w:sz w:val="28"/>
                <w:szCs w:val="28"/>
              </w:rPr>
            </w:pPr>
            <w:r>
              <w:rPr>
                <w:sz w:val="28"/>
                <w:szCs w:val="28"/>
              </w:rPr>
              <w:t>Accusé de réception</w:t>
            </w:r>
          </w:p>
        </w:tc>
        <w:tc>
          <w:tcPr>
            <w:tcW w:w="2513"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371AD" w14:textId="77777777" w:rsidR="00B4119A" w:rsidRPr="00AC45EA" w:rsidRDefault="00000000">
            <w:pPr>
              <w:rPr>
                <w:sz w:val="28"/>
                <w:szCs w:val="28"/>
              </w:rPr>
            </w:pPr>
            <w:r>
              <w:rPr>
                <w:sz w:val="28"/>
                <w:szCs w:val="28"/>
              </w:rPr>
              <w:t>48 heures</w:t>
            </w:r>
          </w:p>
        </w:tc>
        <w:tc>
          <w:tcPr>
            <w:tcW w:w="2513"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CD27E" w14:textId="77777777" w:rsidR="00B4119A" w:rsidRPr="00AC45EA" w:rsidRDefault="00000000">
            <w:pPr>
              <w:rPr>
                <w:sz w:val="28"/>
                <w:szCs w:val="28"/>
              </w:rPr>
            </w:pPr>
            <w:r>
              <w:rPr>
                <w:sz w:val="28"/>
                <w:szCs w:val="28"/>
              </w:rPr>
              <w:t>PFE</w:t>
            </w:r>
          </w:p>
        </w:tc>
      </w:tr>
      <w:tr w:rsidR="00B4119A" w:rsidRPr="00AC45EA" w14:paraId="452D0070" w14:textId="77777777">
        <w:tc>
          <w:tcPr>
            <w:tcW w:w="40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913CF" w14:textId="77777777" w:rsidR="00B4119A" w:rsidRPr="00AC45EA" w:rsidRDefault="00000000">
            <w:pPr>
              <w:rPr>
                <w:sz w:val="28"/>
                <w:szCs w:val="28"/>
              </w:rPr>
            </w:pPr>
            <w:r>
              <w:rPr>
                <w:sz w:val="28"/>
                <w:szCs w:val="28"/>
              </w:rPr>
              <w:t>Qualification par le PFE</w:t>
            </w:r>
          </w:p>
        </w:tc>
        <w:tc>
          <w:tcPr>
            <w:tcW w:w="2513"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9DACB" w14:textId="77777777" w:rsidR="00B4119A" w:rsidRPr="00AC45EA" w:rsidRDefault="00000000">
            <w:pPr>
              <w:rPr>
                <w:sz w:val="28"/>
                <w:szCs w:val="28"/>
              </w:rPr>
            </w:pPr>
            <w:r>
              <w:rPr>
                <w:sz w:val="28"/>
                <w:szCs w:val="28"/>
              </w:rPr>
              <w:t>3 jours ouvrables</w:t>
            </w:r>
          </w:p>
        </w:tc>
        <w:tc>
          <w:tcPr>
            <w:tcW w:w="2513"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B7B7B" w14:textId="77777777" w:rsidR="00B4119A" w:rsidRPr="00AC45EA" w:rsidRDefault="00000000">
            <w:pPr>
              <w:rPr>
                <w:sz w:val="28"/>
                <w:szCs w:val="28"/>
              </w:rPr>
            </w:pPr>
            <w:r>
              <w:rPr>
                <w:sz w:val="28"/>
                <w:szCs w:val="28"/>
              </w:rPr>
              <w:t>PFE</w:t>
            </w:r>
          </w:p>
        </w:tc>
      </w:tr>
      <w:tr w:rsidR="00B4119A" w:rsidRPr="00AC45EA" w14:paraId="0A256A03" w14:textId="77777777">
        <w:tc>
          <w:tcPr>
            <w:tcW w:w="40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6B1F6" w14:textId="77777777" w:rsidR="00B4119A" w:rsidRPr="00AC45EA" w:rsidRDefault="00000000">
            <w:pPr>
              <w:rPr>
                <w:sz w:val="28"/>
                <w:szCs w:val="28"/>
              </w:rPr>
            </w:pPr>
            <w:r>
              <w:rPr>
                <w:sz w:val="28"/>
                <w:szCs w:val="28"/>
              </w:rPr>
              <w:lastRenderedPageBreak/>
              <w:t>Traitement niveau établissement</w:t>
            </w:r>
          </w:p>
        </w:tc>
        <w:tc>
          <w:tcPr>
            <w:tcW w:w="2513"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60C12" w14:textId="77777777" w:rsidR="00B4119A" w:rsidRPr="00AC45EA" w:rsidRDefault="00000000">
            <w:pPr>
              <w:rPr>
                <w:sz w:val="28"/>
                <w:szCs w:val="28"/>
              </w:rPr>
            </w:pPr>
            <w:r>
              <w:rPr>
                <w:sz w:val="28"/>
                <w:szCs w:val="28"/>
              </w:rPr>
              <w:t>15 jours ouvrables</w:t>
            </w:r>
          </w:p>
        </w:tc>
        <w:tc>
          <w:tcPr>
            <w:tcW w:w="2513"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A0959" w14:textId="77777777" w:rsidR="00B4119A" w:rsidRPr="00AC45EA" w:rsidRDefault="00000000">
            <w:pPr>
              <w:rPr>
                <w:sz w:val="28"/>
                <w:szCs w:val="28"/>
              </w:rPr>
            </w:pPr>
            <w:r>
              <w:rPr>
                <w:sz w:val="28"/>
                <w:szCs w:val="28"/>
              </w:rPr>
              <w:t>PFE + Direction</w:t>
            </w:r>
          </w:p>
        </w:tc>
      </w:tr>
      <w:tr w:rsidR="00B4119A" w:rsidRPr="00AC45EA" w14:paraId="7AF051A3" w14:textId="77777777">
        <w:tc>
          <w:tcPr>
            <w:tcW w:w="40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09DED" w14:textId="77777777" w:rsidR="00B4119A" w:rsidRPr="00AC45EA" w:rsidRDefault="00000000">
            <w:pPr>
              <w:rPr>
                <w:sz w:val="28"/>
                <w:szCs w:val="28"/>
              </w:rPr>
            </w:pPr>
            <w:r>
              <w:rPr>
                <w:sz w:val="28"/>
                <w:szCs w:val="28"/>
              </w:rPr>
              <w:t>Réponse à l'usager</w:t>
            </w:r>
          </w:p>
        </w:tc>
        <w:tc>
          <w:tcPr>
            <w:tcW w:w="2513"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766B7" w14:textId="77777777" w:rsidR="00B4119A" w:rsidRPr="00AC45EA" w:rsidRDefault="00000000">
            <w:pPr>
              <w:rPr>
                <w:sz w:val="28"/>
                <w:szCs w:val="28"/>
              </w:rPr>
            </w:pPr>
            <w:r>
              <w:rPr>
                <w:sz w:val="28"/>
                <w:szCs w:val="28"/>
              </w:rPr>
              <w:t>21 jours ouvrables</w:t>
            </w:r>
          </w:p>
        </w:tc>
        <w:tc>
          <w:tcPr>
            <w:tcW w:w="2513"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C3740" w14:textId="77777777" w:rsidR="00B4119A" w:rsidRPr="00AC45EA" w:rsidRDefault="00000000">
            <w:pPr>
              <w:rPr>
                <w:sz w:val="28"/>
                <w:szCs w:val="28"/>
              </w:rPr>
            </w:pPr>
            <w:r>
              <w:rPr>
                <w:sz w:val="28"/>
                <w:szCs w:val="28"/>
              </w:rPr>
              <w:t>Direction de l'établissement</w:t>
            </w:r>
          </w:p>
        </w:tc>
      </w:tr>
      <w:tr w:rsidR="00B4119A" w:rsidRPr="00AC45EA" w14:paraId="3AFA1EFB" w14:textId="77777777">
        <w:tc>
          <w:tcPr>
            <w:tcW w:w="40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8CDAD" w14:textId="77777777" w:rsidR="00B4119A" w:rsidRPr="00AC45EA" w:rsidRDefault="00000000">
            <w:pPr>
              <w:rPr>
                <w:sz w:val="28"/>
                <w:szCs w:val="28"/>
              </w:rPr>
            </w:pPr>
            <w:r>
              <w:rPr>
                <w:sz w:val="28"/>
                <w:szCs w:val="28"/>
              </w:rPr>
              <w:t>Traitement niveau DDS (escalade)</w:t>
            </w:r>
          </w:p>
        </w:tc>
        <w:tc>
          <w:tcPr>
            <w:tcW w:w="2513"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7629A" w14:textId="215A225D" w:rsidR="00B4119A" w:rsidRPr="00AC45EA" w:rsidRDefault="00A451AA">
            <w:pPr>
              <w:rPr>
                <w:sz w:val="28"/>
                <w:szCs w:val="28"/>
              </w:rPr>
            </w:pPr>
            <w:r>
              <w:rPr>
                <w:sz w:val="28"/>
                <w:szCs w:val="28"/>
              </w:rPr>
              <w:t>15 jours calendaires</w:t>
            </w:r>
          </w:p>
        </w:tc>
        <w:tc>
          <w:tcPr>
            <w:tcW w:w="2513"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E986B" w14:textId="77777777" w:rsidR="00B4119A" w:rsidRPr="00AC45EA" w:rsidRDefault="00000000">
            <w:pPr>
              <w:rPr>
                <w:sz w:val="28"/>
                <w:szCs w:val="28"/>
              </w:rPr>
            </w:pPr>
            <w:r>
              <w:rPr>
                <w:sz w:val="28"/>
                <w:szCs w:val="28"/>
              </w:rPr>
              <w:t>DDS</w:t>
            </w:r>
          </w:p>
        </w:tc>
      </w:tr>
      <w:tr w:rsidR="00B4119A" w:rsidRPr="00AC45EA" w14:paraId="22D34B52" w14:textId="77777777">
        <w:tc>
          <w:tcPr>
            <w:tcW w:w="40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3626B" w14:textId="77777777" w:rsidR="00B4119A" w:rsidRPr="00AC45EA" w:rsidRDefault="00000000">
            <w:pPr>
              <w:rPr>
                <w:sz w:val="28"/>
                <w:szCs w:val="28"/>
              </w:rPr>
            </w:pPr>
            <w:r>
              <w:rPr>
                <w:sz w:val="28"/>
                <w:szCs w:val="28"/>
              </w:rPr>
              <w:t>Traitement niveau Ministère</w:t>
            </w:r>
          </w:p>
        </w:tc>
        <w:tc>
          <w:tcPr>
            <w:tcW w:w="2513"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3778A" w14:textId="3334D283" w:rsidR="00B4119A" w:rsidRPr="00AC45EA" w:rsidRDefault="00A451AA">
            <w:pPr>
              <w:rPr>
                <w:sz w:val="28"/>
                <w:szCs w:val="28"/>
              </w:rPr>
            </w:pPr>
            <w:r>
              <w:rPr>
                <w:sz w:val="28"/>
                <w:szCs w:val="28"/>
              </w:rPr>
              <w:t>30 jours calendaires</w:t>
            </w:r>
          </w:p>
        </w:tc>
        <w:tc>
          <w:tcPr>
            <w:tcW w:w="2513"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DCCB7" w14:textId="77777777" w:rsidR="00B4119A" w:rsidRPr="00AC45EA" w:rsidRDefault="00000000">
            <w:pPr>
              <w:rPr>
                <w:sz w:val="28"/>
                <w:szCs w:val="28"/>
              </w:rPr>
            </w:pPr>
            <w:r>
              <w:rPr>
                <w:sz w:val="28"/>
                <w:szCs w:val="28"/>
              </w:rPr>
              <w:t>DQSS / Cabinet</w:t>
            </w:r>
          </w:p>
        </w:tc>
      </w:tr>
    </w:tbl>
    <w:p w14:paraId="1EFD3D2B" w14:textId="77777777" w:rsidR="00B4119A" w:rsidRPr="00AC45EA" w:rsidRDefault="00B4119A">
      <w:pPr>
        <w:spacing w:before="60" w:after="60"/>
        <w:rPr>
          <w:sz w:val="28"/>
          <w:szCs w:val="28"/>
        </w:rPr>
      </w:pPr>
    </w:p>
    <w:p w14:paraId="74204CD2" w14:textId="77777777" w:rsidR="00B4119A" w:rsidRPr="00AC45EA" w:rsidRDefault="00000000">
      <w:pPr>
        <w:rPr>
          <w:sz w:val="28"/>
          <w:szCs w:val="28"/>
        </w:rPr>
      </w:pPr>
      <w:r>
        <w:rPr>
          <w:sz w:val="28"/>
          <w:szCs w:val="28"/>
        </w:rPr>
        <w:br w:type="page"/>
      </w:r>
    </w:p>
    <w:p w14:paraId="163008F5" w14:textId="77777777" w:rsidR="00B4119A" w:rsidRPr="00AC45EA" w:rsidRDefault="00000000">
      <w:pPr>
        <w:pStyle w:val="Titre1"/>
        <w:shd w:val="clear" w:color="auto" w:fill="1F4E79"/>
        <w:ind w:left="200" w:right="200"/>
        <w:rPr>
          <w:sz w:val="28"/>
          <w:szCs w:val="28"/>
        </w:rPr>
      </w:pPr>
      <w:r>
        <w:rPr>
          <w:sz w:val="28"/>
          <w:szCs w:val="28"/>
        </w:rPr>
        <w:lastRenderedPageBreak/>
        <w:t>9. DOCUMENTATION OBLIGATOIRE PAR ÉTAPE</w:t>
      </w:r>
    </w:p>
    <w:p w14:paraId="4BD44B70" w14:textId="77777777" w:rsidR="00B4119A" w:rsidRPr="00AC45EA" w:rsidRDefault="00B4119A">
      <w:pPr>
        <w:spacing w:before="60" w:after="60"/>
        <w:rPr>
          <w:sz w:val="28"/>
          <w:szCs w:val="28"/>
        </w:rPr>
      </w:pPr>
    </w:p>
    <w:p w14:paraId="2A5ED684" w14:textId="77777777" w:rsidR="00B4119A" w:rsidRPr="00AC45EA" w:rsidRDefault="00000000">
      <w:pPr>
        <w:spacing w:before="80" w:after="80"/>
        <w:rPr>
          <w:sz w:val="28"/>
          <w:szCs w:val="28"/>
        </w:rPr>
      </w:pPr>
      <w:r>
        <w:rPr>
          <w:sz w:val="28"/>
          <w:szCs w:val="28"/>
        </w:rPr>
        <w:t>Chaque étape du cycle de vie génère un document officiel, horodaté et archivé de façon immuable pour garantir la piste d'audit complète.</w:t>
      </w:r>
    </w:p>
    <w:p w14:paraId="13583CBB"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3"/>
        <w:gridCol w:w="2822"/>
        <w:gridCol w:w="4391"/>
      </w:tblGrid>
      <w:tr w:rsidR="00B4119A" w:rsidRPr="00AC45EA" w14:paraId="42DB77BD" w14:textId="77777777">
        <w:trPr>
          <w:tblHeader/>
        </w:trPr>
        <w:tc>
          <w:tcPr>
            <w:tcW w:w="18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E7CF1" w14:textId="77777777" w:rsidR="00B4119A" w:rsidRPr="00AC45EA" w:rsidRDefault="00000000">
            <w:pPr>
              <w:rPr>
                <w:sz w:val="28"/>
                <w:szCs w:val="28"/>
              </w:rPr>
            </w:pPr>
            <w:r>
              <w:rPr>
                <w:b/>
                <w:bCs/>
                <w:color w:val="FFFFFF"/>
                <w:sz w:val="28"/>
                <w:szCs w:val="28"/>
              </w:rPr>
              <w:t>Étape</w:t>
            </w:r>
          </w:p>
        </w:tc>
        <w:tc>
          <w:tcPr>
            <w:tcW w:w="2826"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C0D6F" w14:textId="77777777" w:rsidR="00B4119A" w:rsidRPr="00AC45EA" w:rsidRDefault="00000000">
            <w:pPr>
              <w:rPr>
                <w:sz w:val="28"/>
                <w:szCs w:val="28"/>
              </w:rPr>
            </w:pPr>
            <w:r>
              <w:rPr>
                <w:b/>
                <w:bCs/>
                <w:color w:val="FFFFFF"/>
                <w:sz w:val="28"/>
                <w:szCs w:val="28"/>
              </w:rPr>
              <w:t>Document généré</w:t>
            </w:r>
          </w:p>
        </w:tc>
        <w:tc>
          <w:tcPr>
            <w:tcW w:w="44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C13AC" w14:textId="77777777" w:rsidR="00B4119A" w:rsidRPr="00AC45EA" w:rsidRDefault="00000000">
            <w:pPr>
              <w:rPr>
                <w:sz w:val="28"/>
                <w:szCs w:val="28"/>
              </w:rPr>
            </w:pPr>
            <w:r>
              <w:rPr>
                <w:b/>
                <w:bCs/>
                <w:color w:val="FFFFFF"/>
                <w:sz w:val="28"/>
                <w:szCs w:val="28"/>
              </w:rPr>
              <w:t>Contenu obligatoire</w:t>
            </w:r>
          </w:p>
        </w:tc>
      </w:tr>
      <w:tr w:rsidR="00B4119A" w:rsidRPr="00AC45EA" w14:paraId="02341195" w14:textId="77777777">
        <w:tc>
          <w:tcPr>
            <w:tcW w:w="1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D67B9" w14:textId="77777777" w:rsidR="00B4119A" w:rsidRPr="00AC45EA" w:rsidRDefault="00000000">
            <w:pPr>
              <w:rPr>
                <w:sz w:val="28"/>
                <w:szCs w:val="28"/>
              </w:rPr>
            </w:pPr>
            <w:r>
              <w:rPr>
                <w:sz w:val="28"/>
                <w:szCs w:val="28"/>
              </w:rPr>
              <w:t>Soumission</w:t>
            </w:r>
          </w:p>
        </w:tc>
        <w:tc>
          <w:tcPr>
            <w:tcW w:w="28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10AC8" w14:textId="77777777" w:rsidR="00B4119A" w:rsidRPr="00AC45EA" w:rsidRDefault="00000000">
            <w:pPr>
              <w:rPr>
                <w:sz w:val="28"/>
                <w:szCs w:val="28"/>
              </w:rPr>
            </w:pPr>
            <w:r>
              <w:rPr>
                <w:sz w:val="28"/>
                <w:szCs w:val="28"/>
              </w:rPr>
              <w:t>Fiche de plainte</w:t>
            </w:r>
          </w:p>
        </w:tc>
        <w:tc>
          <w:tcPr>
            <w:tcW w:w="44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78E1E" w14:textId="77777777" w:rsidR="00B4119A" w:rsidRPr="00AC45EA" w:rsidRDefault="00000000">
            <w:pPr>
              <w:rPr>
                <w:sz w:val="28"/>
                <w:szCs w:val="28"/>
              </w:rPr>
            </w:pPr>
            <w:r>
              <w:rPr>
                <w:sz w:val="28"/>
                <w:szCs w:val="28"/>
              </w:rPr>
              <w:t>N° unique, horodatage, identité usager (ou anonymat), objet, canal d'entrée</w:t>
            </w:r>
          </w:p>
        </w:tc>
      </w:tr>
      <w:tr w:rsidR="00B4119A" w:rsidRPr="00AC45EA" w14:paraId="4D81ECE1" w14:textId="77777777">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33E33" w14:textId="77777777" w:rsidR="00B4119A" w:rsidRPr="00AC45EA" w:rsidRDefault="00000000">
            <w:pPr>
              <w:rPr>
                <w:sz w:val="28"/>
                <w:szCs w:val="28"/>
              </w:rPr>
            </w:pPr>
            <w:r>
              <w:rPr>
                <w:sz w:val="28"/>
                <w:szCs w:val="28"/>
              </w:rPr>
              <w:t>Accusé de réception</w:t>
            </w:r>
          </w:p>
        </w:tc>
        <w:tc>
          <w:tcPr>
            <w:tcW w:w="28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5DF6F" w14:textId="77777777" w:rsidR="00B4119A" w:rsidRPr="00AC45EA" w:rsidRDefault="00000000">
            <w:pPr>
              <w:rPr>
                <w:sz w:val="28"/>
                <w:szCs w:val="28"/>
              </w:rPr>
            </w:pPr>
            <w:r>
              <w:rPr>
                <w:sz w:val="28"/>
                <w:szCs w:val="28"/>
              </w:rPr>
              <w:t>Récépissé automatique</w:t>
            </w:r>
          </w:p>
        </w:tc>
        <w:tc>
          <w:tcPr>
            <w:tcW w:w="44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95295" w14:textId="77777777" w:rsidR="00B4119A" w:rsidRPr="00AC45EA" w:rsidRDefault="00000000">
            <w:pPr>
              <w:rPr>
                <w:sz w:val="28"/>
                <w:szCs w:val="28"/>
              </w:rPr>
            </w:pPr>
            <w:r>
              <w:rPr>
                <w:sz w:val="28"/>
                <w:szCs w:val="28"/>
              </w:rPr>
              <w:t>Numéro de ticket, date, délai de traitement prévu, contacts PFE</w:t>
            </w:r>
          </w:p>
        </w:tc>
      </w:tr>
      <w:tr w:rsidR="00B4119A" w:rsidRPr="00AC45EA" w14:paraId="1838058F" w14:textId="77777777">
        <w:tc>
          <w:tcPr>
            <w:tcW w:w="1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949E9" w14:textId="77777777" w:rsidR="00B4119A" w:rsidRPr="00AC45EA" w:rsidRDefault="00000000">
            <w:pPr>
              <w:rPr>
                <w:sz w:val="28"/>
                <w:szCs w:val="28"/>
              </w:rPr>
            </w:pPr>
            <w:r>
              <w:rPr>
                <w:sz w:val="28"/>
                <w:szCs w:val="28"/>
              </w:rPr>
              <w:t>Qualification</w:t>
            </w:r>
          </w:p>
        </w:tc>
        <w:tc>
          <w:tcPr>
            <w:tcW w:w="28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51EC6" w14:textId="77777777" w:rsidR="00B4119A" w:rsidRPr="00AC45EA" w:rsidRDefault="00000000">
            <w:pPr>
              <w:rPr>
                <w:sz w:val="28"/>
                <w:szCs w:val="28"/>
              </w:rPr>
            </w:pPr>
            <w:r>
              <w:rPr>
                <w:sz w:val="28"/>
                <w:szCs w:val="28"/>
              </w:rPr>
              <w:t>Fiche de qualification</w:t>
            </w:r>
          </w:p>
        </w:tc>
        <w:tc>
          <w:tcPr>
            <w:tcW w:w="44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A756E" w14:textId="77777777" w:rsidR="00B4119A" w:rsidRPr="00AC45EA" w:rsidRDefault="00000000">
            <w:pPr>
              <w:rPr>
                <w:sz w:val="28"/>
                <w:szCs w:val="28"/>
              </w:rPr>
            </w:pPr>
            <w:r>
              <w:rPr>
                <w:sz w:val="28"/>
                <w:szCs w:val="28"/>
              </w:rPr>
              <w:t>Catégorie (P1–P7), niveau de gravité, niveau de priorité, délai cible</w:t>
            </w:r>
          </w:p>
        </w:tc>
      </w:tr>
      <w:tr w:rsidR="00B4119A" w:rsidRPr="00AC45EA" w14:paraId="00D06D85" w14:textId="77777777">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9F785" w14:textId="77777777" w:rsidR="00B4119A" w:rsidRPr="00AC45EA" w:rsidRDefault="00000000">
            <w:pPr>
              <w:rPr>
                <w:sz w:val="28"/>
                <w:szCs w:val="28"/>
              </w:rPr>
            </w:pPr>
            <w:r>
              <w:rPr>
                <w:sz w:val="28"/>
                <w:szCs w:val="28"/>
              </w:rPr>
              <w:t>Affectation</w:t>
            </w:r>
          </w:p>
        </w:tc>
        <w:tc>
          <w:tcPr>
            <w:tcW w:w="28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9887A" w14:textId="77777777" w:rsidR="00B4119A" w:rsidRPr="00AC45EA" w:rsidRDefault="00000000">
            <w:pPr>
              <w:rPr>
                <w:sz w:val="28"/>
                <w:szCs w:val="28"/>
              </w:rPr>
            </w:pPr>
            <w:r>
              <w:rPr>
                <w:sz w:val="28"/>
                <w:szCs w:val="28"/>
              </w:rPr>
              <w:t>Bon d'affectation</w:t>
            </w:r>
          </w:p>
        </w:tc>
        <w:tc>
          <w:tcPr>
            <w:tcW w:w="44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57E06" w14:textId="77777777" w:rsidR="00B4119A" w:rsidRPr="00AC45EA" w:rsidRDefault="00000000">
            <w:pPr>
              <w:rPr>
                <w:sz w:val="28"/>
                <w:szCs w:val="28"/>
              </w:rPr>
            </w:pPr>
            <w:r>
              <w:rPr>
                <w:sz w:val="28"/>
                <w:szCs w:val="28"/>
              </w:rPr>
              <w:t>Agent/service affecté, date d'affectation, délai imparti</w:t>
            </w:r>
          </w:p>
        </w:tc>
      </w:tr>
      <w:tr w:rsidR="00B4119A" w:rsidRPr="00AC45EA" w14:paraId="75E26E54" w14:textId="77777777">
        <w:tc>
          <w:tcPr>
            <w:tcW w:w="1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649C7" w14:textId="77777777" w:rsidR="00B4119A" w:rsidRPr="00AC45EA" w:rsidRDefault="00000000">
            <w:pPr>
              <w:rPr>
                <w:sz w:val="28"/>
                <w:szCs w:val="28"/>
              </w:rPr>
            </w:pPr>
            <w:r>
              <w:rPr>
                <w:sz w:val="28"/>
                <w:szCs w:val="28"/>
              </w:rPr>
              <w:t>Investigation</w:t>
            </w:r>
          </w:p>
        </w:tc>
        <w:tc>
          <w:tcPr>
            <w:tcW w:w="28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9358E" w14:textId="77777777" w:rsidR="00B4119A" w:rsidRPr="00AC45EA" w:rsidRDefault="00000000">
            <w:pPr>
              <w:rPr>
                <w:sz w:val="28"/>
                <w:szCs w:val="28"/>
              </w:rPr>
            </w:pPr>
            <w:r>
              <w:rPr>
                <w:sz w:val="28"/>
                <w:szCs w:val="28"/>
              </w:rPr>
              <w:t>Journal d'instruction</w:t>
            </w:r>
          </w:p>
        </w:tc>
        <w:tc>
          <w:tcPr>
            <w:tcW w:w="44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85ADC" w14:textId="77777777" w:rsidR="00B4119A" w:rsidRPr="00AC45EA" w:rsidRDefault="00000000">
            <w:pPr>
              <w:rPr>
                <w:sz w:val="28"/>
                <w:szCs w:val="28"/>
              </w:rPr>
            </w:pPr>
            <w:r>
              <w:rPr>
                <w:sz w:val="28"/>
                <w:szCs w:val="28"/>
              </w:rPr>
              <w:t>Chronologie des actions menées, éléments recueillis, consultations inter-services</w:t>
            </w:r>
          </w:p>
        </w:tc>
      </w:tr>
      <w:tr w:rsidR="00B4119A" w:rsidRPr="00AC45EA" w14:paraId="3B74BA5D" w14:textId="77777777">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F8681" w14:textId="77777777" w:rsidR="00B4119A" w:rsidRPr="00AC45EA" w:rsidRDefault="00000000">
            <w:pPr>
              <w:rPr>
                <w:sz w:val="28"/>
                <w:szCs w:val="28"/>
              </w:rPr>
            </w:pPr>
            <w:r>
              <w:rPr>
                <w:sz w:val="28"/>
                <w:szCs w:val="28"/>
              </w:rPr>
              <w:t>Résolution</w:t>
            </w:r>
          </w:p>
        </w:tc>
        <w:tc>
          <w:tcPr>
            <w:tcW w:w="28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7AB41" w14:textId="77777777" w:rsidR="00B4119A" w:rsidRPr="00AC45EA" w:rsidRDefault="00000000">
            <w:pPr>
              <w:rPr>
                <w:sz w:val="28"/>
                <w:szCs w:val="28"/>
              </w:rPr>
            </w:pPr>
            <w:r>
              <w:rPr>
                <w:sz w:val="28"/>
                <w:szCs w:val="28"/>
              </w:rPr>
              <w:t>Rapport de résolution</w:t>
            </w:r>
          </w:p>
        </w:tc>
        <w:tc>
          <w:tcPr>
            <w:tcW w:w="44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18C6B" w14:textId="77777777" w:rsidR="00B4119A" w:rsidRPr="00AC45EA" w:rsidRDefault="00000000">
            <w:pPr>
              <w:rPr>
                <w:sz w:val="28"/>
                <w:szCs w:val="28"/>
              </w:rPr>
            </w:pPr>
            <w:r>
              <w:rPr>
                <w:sz w:val="28"/>
                <w:szCs w:val="28"/>
              </w:rPr>
              <w:t>Faits retenus, mesures prises, réponse officielle à l'usager, signature Direction</w:t>
            </w:r>
          </w:p>
        </w:tc>
      </w:tr>
      <w:tr w:rsidR="00B4119A" w:rsidRPr="00AC45EA" w14:paraId="64AE6FE1" w14:textId="77777777">
        <w:tc>
          <w:tcPr>
            <w:tcW w:w="1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E654B" w14:textId="77777777" w:rsidR="00B4119A" w:rsidRPr="00AC45EA" w:rsidRDefault="00000000">
            <w:pPr>
              <w:rPr>
                <w:sz w:val="28"/>
                <w:szCs w:val="28"/>
              </w:rPr>
            </w:pPr>
            <w:r>
              <w:rPr>
                <w:sz w:val="28"/>
                <w:szCs w:val="28"/>
              </w:rPr>
              <w:t>Escalade</w:t>
            </w:r>
          </w:p>
        </w:tc>
        <w:tc>
          <w:tcPr>
            <w:tcW w:w="28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0AA1E" w14:textId="77777777" w:rsidR="00B4119A" w:rsidRPr="00AC45EA" w:rsidRDefault="00000000">
            <w:pPr>
              <w:rPr>
                <w:sz w:val="28"/>
                <w:szCs w:val="28"/>
              </w:rPr>
            </w:pPr>
            <w:r>
              <w:rPr>
                <w:sz w:val="28"/>
                <w:szCs w:val="28"/>
              </w:rPr>
              <w:t>Dossier d'escalade</w:t>
            </w:r>
          </w:p>
        </w:tc>
        <w:tc>
          <w:tcPr>
            <w:tcW w:w="44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AF965" w14:textId="77777777" w:rsidR="00B4119A" w:rsidRPr="00AC45EA" w:rsidRDefault="00000000">
            <w:pPr>
              <w:rPr>
                <w:sz w:val="28"/>
                <w:szCs w:val="28"/>
              </w:rPr>
            </w:pPr>
            <w:r>
              <w:rPr>
                <w:sz w:val="28"/>
                <w:szCs w:val="28"/>
              </w:rPr>
              <w:t>Historique complet + PV de non-résolution au niveau établissement</w:t>
            </w:r>
          </w:p>
        </w:tc>
      </w:tr>
      <w:tr w:rsidR="00B4119A" w:rsidRPr="00AC45EA" w14:paraId="259A349D" w14:textId="77777777">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702ED" w14:textId="77777777" w:rsidR="00B4119A" w:rsidRPr="00AC45EA" w:rsidRDefault="00000000">
            <w:pPr>
              <w:rPr>
                <w:sz w:val="28"/>
                <w:szCs w:val="28"/>
              </w:rPr>
            </w:pPr>
            <w:r>
              <w:rPr>
                <w:sz w:val="28"/>
                <w:szCs w:val="28"/>
              </w:rPr>
              <w:t>Arbitrage</w:t>
            </w:r>
          </w:p>
        </w:tc>
        <w:tc>
          <w:tcPr>
            <w:tcW w:w="28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7FF10" w14:textId="77777777" w:rsidR="00B4119A" w:rsidRPr="00AC45EA" w:rsidRDefault="00000000">
            <w:pPr>
              <w:rPr>
                <w:sz w:val="28"/>
                <w:szCs w:val="28"/>
              </w:rPr>
            </w:pPr>
            <w:r>
              <w:rPr>
                <w:sz w:val="28"/>
                <w:szCs w:val="28"/>
              </w:rPr>
              <w:t>Décision d'arbitrage</w:t>
            </w:r>
          </w:p>
        </w:tc>
        <w:tc>
          <w:tcPr>
            <w:tcW w:w="44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0CECC" w14:textId="77777777" w:rsidR="00B4119A" w:rsidRPr="00AC45EA" w:rsidRDefault="00000000">
            <w:pPr>
              <w:rPr>
                <w:sz w:val="28"/>
                <w:szCs w:val="28"/>
              </w:rPr>
            </w:pPr>
            <w:r>
              <w:rPr>
                <w:sz w:val="28"/>
                <w:szCs w:val="28"/>
              </w:rPr>
              <w:t>Document officiel signé par autorité DDS/Ministère, archivé de façon infalsifiable</w:t>
            </w:r>
          </w:p>
        </w:tc>
      </w:tr>
      <w:tr w:rsidR="00B4119A" w:rsidRPr="00AC45EA" w14:paraId="47D72B67" w14:textId="77777777">
        <w:tc>
          <w:tcPr>
            <w:tcW w:w="1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12FF9" w14:textId="77777777" w:rsidR="00B4119A" w:rsidRPr="00AC45EA" w:rsidRDefault="00000000">
            <w:pPr>
              <w:rPr>
                <w:sz w:val="28"/>
                <w:szCs w:val="28"/>
              </w:rPr>
            </w:pPr>
            <w:r>
              <w:rPr>
                <w:sz w:val="28"/>
                <w:szCs w:val="28"/>
              </w:rPr>
              <w:t>Clôture</w:t>
            </w:r>
          </w:p>
        </w:tc>
        <w:tc>
          <w:tcPr>
            <w:tcW w:w="28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A1B22" w14:textId="77777777" w:rsidR="00B4119A" w:rsidRPr="00AC45EA" w:rsidRDefault="00000000">
            <w:pPr>
              <w:rPr>
                <w:sz w:val="28"/>
                <w:szCs w:val="28"/>
              </w:rPr>
            </w:pPr>
            <w:r>
              <w:rPr>
                <w:sz w:val="28"/>
                <w:szCs w:val="28"/>
              </w:rPr>
              <w:t>Fiche de clôture</w:t>
            </w:r>
          </w:p>
        </w:tc>
        <w:tc>
          <w:tcPr>
            <w:tcW w:w="44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F9942" w14:textId="77777777" w:rsidR="00B4119A" w:rsidRPr="00AC45EA" w:rsidRDefault="00000000">
            <w:pPr>
              <w:rPr>
                <w:sz w:val="28"/>
                <w:szCs w:val="28"/>
              </w:rPr>
            </w:pPr>
            <w:r>
              <w:rPr>
                <w:sz w:val="28"/>
                <w:szCs w:val="28"/>
              </w:rPr>
              <w:t>Date, motif de clôture, taux de satisfaction usager (NPS), archivage légal 10 ans</w:t>
            </w:r>
          </w:p>
        </w:tc>
      </w:tr>
    </w:tbl>
    <w:p w14:paraId="24A8F1A0" w14:textId="77777777" w:rsidR="00B4119A" w:rsidRPr="00AC45EA" w:rsidRDefault="00B4119A">
      <w:pPr>
        <w:spacing w:before="60" w:after="60"/>
        <w:rPr>
          <w:sz w:val="28"/>
          <w:szCs w:val="28"/>
        </w:rPr>
      </w:pPr>
    </w:p>
    <w:p w14:paraId="004A4D7D" w14:textId="77777777" w:rsidR="00B4119A" w:rsidRPr="00AC45EA" w:rsidRDefault="00000000">
      <w:pPr>
        <w:rPr>
          <w:sz w:val="28"/>
          <w:szCs w:val="28"/>
        </w:rPr>
      </w:pPr>
      <w:r>
        <w:rPr>
          <w:sz w:val="28"/>
          <w:szCs w:val="28"/>
        </w:rPr>
        <w:br w:type="page"/>
      </w:r>
    </w:p>
    <w:p w14:paraId="3D8B5707" w14:textId="77777777" w:rsidR="00B4119A" w:rsidRPr="00AC45EA" w:rsidRDefault="00000000">
      <w:pPr>
        <w:pStyle w:val="Titre1"/>
        <w:shd w:val="clear" w:color="auto" w:fill="1F4E79"/>
        <w:ind w:left="200" w:right="200"/>
        <w:rPr>
          <w:sz w:val="28"/>
          <w:szCs w:val="28"/>
        </w:rPr>
      </w:pPr>
      <w:r>
        <w:rPr>
          <w:sz w:val="28"/>
          <w:szCs w:val="28"/>
        </w:rPr>
        <w:lastRenderedPageBreak/>
        <w:t>10. SYSTÈME DE NOTIFICATIONS</w:t>
      </w:r>
    </w:p>
    <w:p w14:paraId="25967E3D" w14:textId="77777777" w:rsidR="00B4119A" w:rsidRPr="00AC45EA" w:rsidRDefault="00B4119A">
      <w:pPr>
        <w:spacing w:before="60" w:after="60"/>
        <w:rPr>
          <w:sz w:val="28"/>
          <w:szCs w:val="28"/>
        </w:rPr>
      </w:pPr>
    </w:p>
    <w:p w14:paraId="1975B218" w14:textId="77777777" w:rsidR="00B4119A" w:rsidRPr="00AC45EA" w:rsidRDefault="00000000">
      <w:pPr>
        <w:spacing w:before="80" w:after="80"/>
        <w:rPr>
          <w:sz w:val="28"/>
          <w:szCs w:val="28"/>
        </w:rPr>
      </w:pPr>
      <w:r>
        <w:rPr>
          <w:sz w:val="28"/>
          <w:szCs w:val="28"/>
        </w:rPr>
        <w:t>Chaque changement d'état déclenche une notification automatique multi-canal, garantissant la transparence pour toutes les parties prenantes.</w:t>
      </w:r>
    </w:p>
    <w:p w14:paraId="533E0494"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26"/>
        <w:gridCol w:w="4600"/>
      </w:tblGrid>
      <w:tr w:rsidR="00B4119A" w:rsidRPr="00AC45EA" w14:paraId="0BD9F25E" w14:textId="77777777">
        <w:trPr>
          <w:tblHeader/>
        </w:trPr>
        <w:tc>
          <w:tcPr>
            <w:tcW w:w="22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29502" w14:textId="77777777" w:rsidR="00B4119A" w:rsidRPr="00AC45EA" w:rsidRDefault="00000000">
            <w:pPr>
              <w:rPr>
                <w:sz w:val="28"/>
                <w:szCs w:val="28"/>
              </w:rPr>
            </w:pPr>
            <w:r>
              <w:rPr>
                <w:b/>
                <w:bCs/>
                <w:color w:val="FFFFFF"/>
                <w:sz w:val="28"/>
                <w:szCs w:val="28"/>
              </w:rPr>
              <w:t>Canal de notification</w:t>
            </w:r>
          </w:p>
        </w:tc>
        <w:tc>
          <w:tcPr>
            <w:tcW w:w="2226"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B2F23" w14:textId="77777777" w:rsidR="00B4119A" w:rsidRPr="00AC45EA" w:rsidRDefault="00000000">
            <w:pPr>
              <w:rPr>
                <w:sz w:val="28"/>
                <w:szCs w:val="28"/>
              </w:rPr>
            </w:pPr>
            <w:r>
              <w:rPr>
                <w:b/>
                <w:bCs/>
                <w:color w:val="FFFFFF"/>
                <w:sz w:val="28"/>
                <w:szCs w:val="28"/>
              </w:rPr>
              <w:t>Destinataire</w:t>
            </w:r>
          </w:p>
        </w:tc>
        <w:tc>
          <w:tcPr>
            <w:tcW w:w="46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C4183" w14:textId="77777777" w:rsidR="00B4119A" w:rsidRPr="00AC45EA" w:rsidRDefault="00000000">
            <w:pPr>
              <w:rPr>
                <w:sz w:val="28"/>
                <w:szCs w:val="28"/>
              </w:rPr>
            </w:pPr>
            <w:r>
              <w:rPr>
                <w:b/>
                <w:bCs/>
                <w:color w:val="FFFFFF"/>
                <w:sz w:val="28"/>
                <w:szCs w:val="28"/>
              </w:rPr>
              <w:t>Déclencheur</w:t>
            </w:r>
          </w:p>
        </w:tc>
      </w:tr>
      <w:tr w:rsidR="00B4119A" w:rsidRPr="00AC45EA" w14:paraId="7ACB230D" w14:textId="77777777">
        <w:tc>
          <w:tcPr>
            <w:tcW w:w="22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3C755" w14:textId="77777777" w:rsidR="00B4119A" w:rsidRPr="00AC45EA" w:rsidRDefault="00000000">
            <w:pPr>
              <w:rPr>
                <w:sz w:val="28"/>
                <w:szCs w:val="28"/>
              </w:rPr>
            </w:pPr>
            <w:r>
              <w:rPr>
                <w:sz w:val="28"/>
                <w:szCs w:val="28"/>
              </w:rPr>
              <w:t>SMS + Email</w:t>
            </w:r>
          </w:p>
        </w:tc>
        <w:tc>
          <w:tcPr>
            <w:tcW w:w="22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2D0C9" w14:textId="77777777" w:rsidR="00B4119A" w:rsidRPr="00AC45EA" w:rsidRDefault="00000000">
            <w:pPr>
              <w:rPr>
                <w:sz w:val="28"/>
                <w:szCs w:val="28"/>
              </w:rPr>
            </w:pPr>
            <w:r>
              <w:rPr>
                <w:sz w:val="28"/>
                <w:szCs w:val="28"/>
              </w:rPr>
              <w:t>Usager</w:t>
            </w:r>
          </w:p>
        </w:tc>
        <w:tc>
          <w:tcPr>
            <w:tcW w:w="4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07EBF" w14:textId="77777777" w:rsidR="00B4119A" w:rsidRPr="00AC45EA" w:rsidRDefault="00000000">
            <w:pPr>
              <w:rPr>
                <w:sz w:val="28"/>
                <w:szCs w:val="28"/>
              </w:rPr>
            </w:pPr>
            <w:r>
              <w:rPr>
                <w:sz w:val="28"/>
                <w:szCs w:val="28"/>
              </w:rPr>
              <w:t>Tout changement d'état : accusé, qualification, résolution, clôture</w:t>
            </w:r>
          </w:p>
        </w:tc>
      </w:tr>
      <w:tr w:rsidR="00B4119A" w:rsidRPr="00AC45EA" w14:paraId="3B43C417" w14:textId="77777777">
        <w:tc>
          <w:tcPr>
            <w:tcW w:w="22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C965E" w14:textId="77777777" w:rsidR="00B4119A" w:rsidRPr="00AC45EA" w:rsidRDefault="00000000">
            <w:pPr>
              <w:rPr>
                <w:sz w:val="28"/>
                <w:szCs w:val="28"/>
              </w:rPr>
            </w:pPr>
            <w:r>
              <w:rPr>
                <w:sz w:val="28"/>
                <w:szCs w:val="28"/>
              </w:rPr>
              <w:t>Notification in-app</w:t>
            </w:r>
          </w:p>
        </w:tc>
        <w:tc>
          <w:tcPr>
            <w:tcW w:w="22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17CAD" w14:textId="77777777" w:rsidR="00B4119A" w:rsidRPr="00AC45EA" w:rsidRDefault="00000000">
            <w:pPr>
              <w:rPr>
                <w:sz w:val="28"/>
                <w:szCs w:val="28"/>
              </w:rPr>
            </w:pPr>
            <w:r>
              <w:rPr>
                <w:sz w:val="28"/>
                <w:szCs w:val="28"/>
              </w:rPr>
              <w:t>Agents concernés</w:t>
            </w:r>
          </w:p>
        </w:tc>
        <w:tc>
          <w:tcPr>
            <w:tcW w:w="4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8BB3D" w14:textId="77777777" w:rsidR="00B4119A" w:rsidRPr="00AC45EA" w:rsidRDefault="00000000">
            <w:pPr>
              <w:rPr>
                <w:sz w:val="28"/>
                <w:szCs w:val="28"/>
              </w:rPr>
            </w:pPr>
            <w:r>
              <w:rPr>
                <w:sz w:val="28"/>
                <w:szCs w:val="28"/>
              </w:rPr>
              <w:t>Nouvelle affectation, nouveau dossier escaladé, délai proche</w:t>
            </w:r>
          </w:p>
        </w:tc>
      </w:tr>
      <w:tr w:rsidR="00B4119A" w:rsidRPr="00AC45EA" w14:paraId="128970AA" w14:textId="77777777">
        <w:tc>
          <w:tcPr>
            <w:tcW w:w="22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6714A" w14:textId="77777777" w:rsidR="00B4119A" w:rsidRPr="00AC45EA" w:rsidRDefault="00000000">
            <w:pPr>
              <w:rPr>
                <w:sz w:val="28"/>
                <w:szCs w:val="28"/>
              </w:rPr>
            </w:pPr>
            <w:r>
              <w:rPr>
                <w:sz w:val="28"/>
                <w:szCs w:val="28"/>
              </w:rPr>
              <w:t>Alerte escalade automatique</w:t>
            </w:r>
          </w:p>
        </w:tc>
        <w:tc>
          <w:tcPr>
            <w:tcW w:w="22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4E094" w14:textId="77777777" w:rsidR="00B4119A" w:rsidRPr="00AC45EA" w:rsidRDefault="00000000">
            <w:pPr>
              <w:rPr>
                <w:sz w:val="28"/>
                <w:szCs w:val="28"/>
              </w:rPr>
            </w:pPr>
            <w:r>
              <w:rPr>
                <w:sz w:val="28"/>
                <w:szCs w:val="28"/>
              </w:rPr>
              <w:t>PFE + Supérieur hiérarchique</w:t>
            </w:r>
          </w:p>
        </w:tc>
        <w:tc>
          <w:tcPr>
            <w:tcW w:w="4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8462F" w14:textId="77777777" w:rsidR="00B4119A" w:rsidRPr="00AC45EA" w:rsidRDefault="00000000">
            <w:pPr>
              <w:rPr>
                <w:sz w:val="28"/>
                <w:szCs w:val="28"/>
              </w:rPr>
            </w:pPr>
            <w:r>
              <w:rPr>
                <w:sz w:val="28"/>
                <w:szCs w:val="28"/>
              </w:rPr>
              <w:t>Relance J+3 ; escalade automatique si délai dépassé</w:t>
            </w:r>
          </w:p>
        </w:tc>
      </w:tr>
      <w:tr w:rsidR="00B4119A" w:rsidRPr="00AC45EA" w14:paraId="0C7B233B" w14:textId="77777777">
        <w:tc>
          <w:tcPr>
            <w:tcW w:w="22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3D956" w14:textId="77777777" w:rsidR="00B4119A" w:rsidRPr="00AC45EA" w:rsidRDefault="00000000">
            <w:pPr>
              <w:rPr>
                <w:sz w:val="28"/>
                <w:szCs w:val="28"/>
              </w:rPr>
            </w:pPr>
            <w:r>
              <w:rPr>
                <w:sz w:val="28"/>
                <w:szCs w:val="28"/>
              </w:rPr>
              <w:t>Notification push (mobile)</w:t>
            </w:r>
          </w:p>
        </w:tc>
        <w:tc>
          <w:tcPr>
            <w:tcW w:w="22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59F32" w14:textId="77777777" w:rsidR="00B4119A" w:rsidRPr="00AC45EA" w:rsidRDefault="00000000">
            <w:pPr>
              <w:rPr>
                <w:sz w:val="28"/>
                <w:szCs w:val="28"/>
              </w:rPr>
            </w:pPr>
            <w:r>
              <w:rPr>
                <w:sz w:val="28"/>
                <w:szCs w:val="28"/>
              </w:rPr>
              <w:t>Usager connecté</w:t>
            </w:r>
          </w:p>
        </w:tc>
        <w:tc>
          <w:tcPr>
            <w:tcW w:w="4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90AAB" w14:textId="77777777" w:rsidR="00B4119A" w:rsidRPr="00AC45EA" w:rsidRDefault="00000000">
            <w:pPr>
              <w:rPr>
                <w:sz w:val="28"/>
                <w:szCs w:val="28"/>
              </w:rPr>
            </w:pPr>
            <w:r>
              <w:rPr>
                <w:sz w:val="28"/>
                <w:szCs w:val="28"/>
              </w:rPr>
              <w:t>Tout changement de statut de sa plainte</w:t>
            </w:r>
          </w:p>
        </w:tc>
      </w:tr>
      <w:tr w:rsidR="00B4119A" w:rsidRPr="00AC45EA" w14:paraId="65CD7724" w14:textId="77777777">
        <w:tc>
          <w:tcPr>
            <w:tcW w:w="22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3517E" w14:textId="77777777" w:rsidR="00B4119A" w:rsidRPr="00AC45EA" w:rsidRDefault="00000000">
            <w:pPr>
              <w:rPr>
                <w:sz w:val="28"/>
                <w:szCs w:val="28"/>
              </w:rPr>
            </w:pPr>
            <w:r>
              <w:rPr>
                <w:sz w:val="28"/>
                <w:szCs w:val="28"/>
              </w:rPr>
              <w:t>Dashboard alert</w:t>
            </w:r>
          </w:p>
        </w:tc>
        <w:tc>
          <w:tcPr>
            <w:tcW w:w="22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A3E6A" w14:textId="77777777" w:rsidR="00B4119A" w:rsidRPr="00AC45EA" w:rsidRDefault="00000000">
            <w:pPr>
              <w:rPr>
                <w:sz w:val="28"/>
                <w:szCs w:val="28"/>
              </w:rPr>
            </w:pPr>
            <w:r>
              <w:rPr>
                <w:sz w:val="28"/>
                <w:szCs w:val="28"/>
              </w:rPr>
              <w:t>Direction / DDS / DQSS</w:t>
            </w:r>
          </w:p>
        </w:tc>
        <w:tc>
          <w:tcPr>
            <w:tcW w:w="4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95B3A" w14:textId="77777777" w:rsidR="00B4119A" w:rsidRPr="00AC45EA" w:rsidRDefault="00000000">
            <w:pPr>
              <w:rPr>
                <w:sz w:val="28"/>
                <w:szCs w:val="28"/>
              </w:rPr>
            </w:pPr>
            <w:r>
              <w:rPr>
                <w:sz w:val="28"/>
                <w:szCs w:val="28"/>
              </w:rPr>
              <w:t>Accumulation de plaintes P1/P2, dépassements de délais systémiques</w:t>
            </w:r>
          </w:p>
        </w:tc>
      </w:tr>
    </w:tbl>
    <w:p w14:paraId="16608D54" w14:textId="77777777" w:rsidR="00B4119A" w:rsidRPr="00AC45EA" w:rsidRDefault="00B4119A">
      <w:pPr>
        <w:spacing w:before="60" w:after="60"/>
        <w:rPr>
          <w:sz w:val="28"/>
          <w:szCs w:val="28"/>
        </w:rPr>
      </w:pPr>
    </w:p>
    <w:p w14:paraId="111A7C8D" w14:textId="77777777" w:rsidR="00B4119A" w:rsidRPr="00AC45EA" w:rsidRDefault="00000000">
      <w:pPr>
        <w:rPr>
          <w:sz w:val="28"/>
          <w:szCs w:val="28"/>
        </w:rPr>
      </w:pPr>
      <w:r>
        <w:rPr>
          <w:sz w:val="28"/>
          <w:szCs w:val="28"/>
        </w:rPr>
        <w:br w:type="page"/>
      </w:r>
    </w:p>
    <w:p w14:paraId="4028E711" w14:textId="77777777" w:rsidR="00B4119A" w:rsidRPr="00AC45EA" w:rsidRDefault="00000000">
      <w:pPr>
        <w:pStyle w:val="Titre1"/>
        <w:shd w:val="clear" w:color="auto" w:fill="1F4E79"/>
        <w:ind w:left="200" w:right="200"/>
        <w:rPr>
          <w:sz w:val="28"/>
          <w:szCs w:val="28"/>
        </w:rPr>
      </w:pPr>
      <w:r>
        <w:rPr>
          <w:sz w:val="28"/>
          <w:szCs w:val="28"/>
        </w:rPr>
        <w:lastRenderedPageBreak/>
        <w:t>11. PÉRIMÈTRE FONCTIONNEL</w:t>
      </w:r>
    </w:p>
    <w:p w14:paraId="7C3559B4"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4119A" w:rsidRPr="00AC45EA" w14:paraId="5F6907F0" w14:textId="77777777">
        <w:trPr>
          <w:tblHeader/>
        </w:trPr>
        <w:tc>
          <w:tcPr>
            <w:tcW w:w="26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F4920" w14:textId="77777777" w:rsidR="00B4119A" w:rsidRPr="00AC45EA" w:rsidRDefault="00000000">
            <w:pPr>
              <w:rPr>
                <w:sz w:val="28"/>
                <w:szCs w:val="28"/>
              </w:rPr>
            </w:pPr>
            <w:r>
              <w:rPr>
                <w:b/>
                <w:bCs/>
                <w:color w:val="FFFFFF"/>
                <w:sz w:val="28"/>
                <w:szCs w:val="28"/>
              </w:rPr>
              <w:t>Module</w:t>
            </w:r>
          </w:p>
        </w:tc>
        <w:tc>
          <w:tcPr>
            <w:tcW w:w="6426"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5187B" w14:textId="77777777" w:rsidR="00B4119A" w:rsidRPr="00AC45EA" w:rsidRDefault="00000000">
            <w:pPr>
              <w:rPr>
                <w:sz w:val="28"/>
                <w:szCs w:val="28"/>
              </w:rPr>
            </w:pPr>
            <w:r>
              <w:rPr>
                <w:b/>
                <w:bCs/>
                <w:color w:val="FFFFFF"/>
                <w:sz w:val="28"/>
                <w:szCs w:val="28"/>
              </w:rPr>
              <w:t>Description</w:t>
            </w:r>
          </w:p>
        </w:tc>
      </w:tr>
      <w:tr w:rsidR="00B4119A" w:rsidRPr="00AC45EA" w14:paraId="3897F24B" w14:textId="77777777">
        <w:tc>
          <w:tcPr>
            <w:tcW w:w="2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2798C" w14:textId="77777777" w:rsidR="00B4119A" w:rsidRPr="00AC45EA" w:rsidRDefault="00000000">
            <w:pPr>
              <w:rPr>
                <w:sz w:val="28"/>
                <w:szCs w:val="28"/>
              </w:rPr>
            </w:pPr>
            <w:r>
              <w:rPr>
                <w:sz w:val="28"/>
                <w:szCs w:val="28"/>
              </w:rPr>
              <w:t>Collecte multimodale</w:t>
            </w:r>
          </w:p>
        </w:tc>
        <w:tc>
          <w:tcPr>
            <w:tcW w:w="6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DD742" w14:textId="77777777" w:rsidR="00B4119A" w:rsidRPr="00AC45EA" w:rsidRDefault="00000000">
            <w:pPr>
              <w:rPr>
                <w:sz w:val="28"/>
                <w:szCs w:val="28"/>
              </w:rPr>
            </w:pPr>
            <w:r>
              <w:rPr>
                <w:sz w:val="28"/>
                <w:szCs w:val="28"/>
              </w:rPr>
              <w:t>Gestion des 5 canaux d'entrée : web, mobile, SMS, chatbot, guichet physique numérique</w:t>
            </w:r>
          </w:p>
        </w:tc>
      </w:tr>
      <w:tr w:rsidR="00B4119A" w:rsidRPr="00AC45EA" w14:paraId="626BAE83"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6EFB4" w14:textId="77777777" w:rsidR="00B4119A" w:rsidRPr="00AC45EA" w:rsidRDefault="00000000">
            <w:pPr>
              <w:rPr>
                <w:sz w:val="28"/>
                <w:szCs w:val="28"/>
              </w:rPr>
            </w:pPr>
            <w:r>
              <w:rPr>
                <w:sz w:val="28"/>
                <w:szCs w:val="28"/>
              </w:rPr>
              <w:t>Enregistrement et classification</w:t>
            </w:r>
          </w:p>
        </w:tc>
        <w:tc>
          <w:tcPr>
            <w:tcW w:w="6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698AB" w14:textId="77777777" w:rsidR="00B4119A" w:rsidRPr="00AC45EA" w:rsidRDefault="00000000">
            <w:pPr>
              <w:rPr>
                <w:sz w:val="28"/>
                <w:szCs w:val="28"/>
              </w:rPr>
            </w:pPr>
            <w:r>
              <w:rPr>
                <w:sz w:val="28"/>
                <w:szCs w:val="28"/>
              </w:rPr>
              <w:t>Formulaires guidés, attribution de tickets uniques, taxonomie P1–P7, pièces jointes, NLP</w:t>
            </w:r>
          </w:p>
        </w:tc>
      </w:tr>
      <w:tr w:rsidR="00B4119A" w:rsidRPr="00AC45EA" w14:paraId="035B7C15" w14:textId="77777777">
        <w:tc>
          <w:tcPr>
            <w:tcW w:w="2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2C1FD" w14:textId="77777777" w:rsidR="00B4119A" w:rsidRPr="00AC45EA" w:rsidRDefault="00000000">
            <w:pPr>
              <w:rPr>
                <w:sz w:val="28"/>
                <w:szCs w:val="28"/>
              </w:rPr>
            </w:pPr>
            <w:r>
              <w:rPr>
                <w:sz w:val="28"/>
                <w:szCs w:val="28"/>
              </w:rPr>
              <w:t>Workflow de traitement</w:t>
            </w:r>
          </w:p>
        </w:tc>
        <w:tc>
          <w:tcPr>
            <w:tcW w:w="6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8DE0D" w14:textId="77777777" w:rsidR="00B4119A" w:rsidRPr="00AC45EA" w:rsidRDefault="00000000">
            <w:pPr>
              <w:rPr>
                <w:sz w:val="28"/>
                <w:szCs w:val="28"/>
              </w:rPr>
            </w:pPr>
            <w:r>
              <w:rPr>
                <w:sz w:val="28"/>
                <w:szCs w:val="28"/>
              </w:rPr>
              <w:t>Routage automatique, affectation, gestion des délais, escalade multi-niveaux, clôture</w:t>
            </w:r>
          </w:p>
        </w:tc>
      </w:tr>
      <w:tr w:rsidR="00B4119A" w:rsidRPr="00AC45EA" w14:paraId="2802C22A"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3DF8F" w14:textId="77777777" w:rsidR="00B4119A" w:rsidRPr="00AC45EA" w:rsidRDefault="00000000">
            <w:pPr>
              <w:rPr>
                <w:sz w:val="28"/>
                <w:szCs w:val="28"/>
              </w:rPr>
            </w:pPr>
            <w:r>
              <w:rPr>
                <w:sz w:val="28"/>
                <w:szCs w:val="28"/>
              </w:rPr>
              <w:t>Suivi usager</w:t>
            </w:r>
          </w:p>
        </w:tc>
        <w:tc>
          <w:tcPr>
            <w:tcW w:w="6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4580C" w14:textId="77777777" w:rsidR="00B4119A" w:rsidRPr="00AC45EA" w:rsidRDefault="00000000">
            <w:pPr>
              <w:rPr>
                <w:sz w:val="28"/>
                <w:szCs w:val="28"/>
              </w:rPr>
            </w:pPr>
            <w:r>
              <w:rPr>
                <w:sz w:val="28"/>
                <w:szCs w:val="28"/>
              </w:rPr>
              <w:t>Espace personnel sécurisé, notifications multi-canal, consultation du statut en temps réel</w:t>
            </w:r>
          </w:p>
        </w:tc>
      </w:tr>
      <w:tr w:rsidR="00B4119A" w:rsidRPr="00AC45EA" w14:paraId="0F37F5D1" w14:textId="77777777">
        <w:tc>
          <w:tcPr>
            <w:tcW w:w="2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F9E33" w14:textId="77777777" w:rsidR="00B4119A" w:rsidRPr="00AC45EA" w:rsidRDefault="00000000">
            <w:pPr>
              <w:rPr>
                <w:sz w:val="28"/>
                <w:szCs w:val="28"/>
              </w:rPr>
            </w:pPr>
            <w:r>
              <w:rPr>
                <w:sz w:val="28"/>
                <w:szCs w:val="28"/>
              </w:rPr>
              <w:t>Feedback et satisfaction</w:t>
            </w:r>
          </w:p>
        </w:tc>
        <w:tc>
          <w:tcPr>
            <w:tcW w:w="6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4D54D" w14:textId="77777777" w:rsidR="00B4119A" w:rsidRPr="00AC45EA" w:rsidRDefault="00000000">
            <w:pPr>
              <w:rPr>
                <w:sz w:val="28"/>
                <w:szCs w:val="28"/>
              </w:rPr>
            </w:pPr>
            <w:r>
              <w:rPr>
                <w:sz w:val="28"/>
                <w:szCs w:val="28"/>
              </w:rPr>
              <w:t>Enquêtes post-clôture, NPS par service, évaluations usager, recours de 2nd niveau</w:t>
            </w:r>
          </w:p>
        </w:tc>
      </w:tr>
      <w:tr w:rsidR="00B4119A" w:rsidRPr="00AC45EA" w14:paraId="06B1E22B"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1CBA" w14:textId="77777777" w:rsidR="00B4119A" w:rsidRPr="00AC45EA" w:rsidRDefault="00000000">
            <w:pPr>
              <w:rPr>
                <w:sz w:val="28"/>
                <w:szCs w:val="28"/>
              </w:rPr>
            </w:pPr>
            <w:r>
              <w:rPr>
                <w:sz w:val="28"/>
                <w:szCs w:val="28"/>
              </w:rPr>
              <w:t>Analytique et reporting</w:t>
            </w:r>
          </w:p>
        </w:tc>
        <w:tc>
          <w:tcPr>
            <w:tcW w:w="6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1088E" w14:textId="77777777" w:rsidR="00B4119A" w:rsidRPr="00AC45EA" w:rsidRDefault="00000000">
            <w:pPr>
              <w:rPr>
                <w:sz w:val="28"/>
                <w:szCs w:val="28"/>
              </w:rPr>
            </w:pPr>
            <w:r>
              <w:rPr>
                <w:sz w:val="28"/>
                <w:szCs w:val="28"/>
              </w:rPr>
              <w:t>Tableaux de bord par profil, KPIs en temps réel, rapports périodiques, export CSV/Excel/PDF</w:t>
            </w:r>
          </w:p>
        </w:tc>
      </w:tr>
      <w:tr w:rsidR="00B4119A" w:rsidRPr="00AC45EA" w14:paraId="2FA7688E" w14:textId="77777777">
        <w:tc>
          <w:tcPr>
            <w:tcW w:w="2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E3009" w14:textId="77777777" w:rsidR="00B4119A" w:rsidRPr="00AC45EA" w:rsidRDefault="00000000">
            <w:pPr>
              <w:rPr>
                <w:sz w:val="28"/>
                <w:szCs w:val="28"/>
              </w:rPr>
            </w:pPr>
            <w:r>
              <w:rPr>
                <w:sz w:val="28"/>
                <w:szCs w:val="28"/>
              </w:rPr>
              <w:t>Administration</w:t>
            </w:r>
          </w:p>
        </w:tc>
        <w:tc>
          <w:tcPr>
            <w:tcW w:w="6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5ADBF" w14:textId="77777777" w:rsidR="00B4119A" w:rsidRPr="00AC45EA" w:rsidRDefault="00000000">
            <w:pPr>
              <w:rPr>
                <w:sz w:val="28"/>
                <w:szCs w:val="28"/>
              </w:rPr>
            </w:pPr>
            <w:r>
              <w:rPr>
                <w:sz w:val="28"/>
                <w:szCs w:val="28"/>
              </w:rPr>
              <w:t>Gestion des utilisateurs (G1–G7), paramétrage, taxonomie, droits RBAC, référentiels</w:t>
            </w:r>
          </w:p>
        </w:tc>
      </w:tr>
      <w:tr w:rsidR="00B4119A" w:rsidRPr="00AC45EA" w14:paraId="3F98ED0C"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2E647" w14:textId="77777777" w:rsidR="00B4119A" w:rsidRPr="00AC45EA" w:rsidRDefault="00000000">
            <w:pPr>
              <w:rPr>
                <w:sz w:val="28"/>
                <w:szCs w:val="28"/>
              </w:rPr>
            </w:pPr>
            <w:r>
              <w:rPr>
                <w:sz w:val="28"/>
                <w:szCs w:val="28"/>
              </w:rPr>
              <w:t>Sécurité et conformité</w:t>
            </w:r>
          </w:p>
        </w:tc>
        <w:tc>
          <w:tcPr>
            <w:tcW w:w="6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911B4" w14:textId="77777777" w:rsidR="00B4119A" w:rsidRPr="00AC45EA" w:rsidRDefault="00000000">
            <w:pPr>
              <w:rPr>
                <w:sz w:val="28"/>
                <w:szCs w:val="28"/>
              </w:rPr>
            </w:pPr>
            <w:r>
              <w:rPr>
                <w:sz w:val="28"/>
                <w:szCs w:val="28"/>
              </w:rPr>
              <w:t>Authentification MFA, chiffrement AES-256, audit trail immuable, protection données 10 ans</w:t>
            </w:r>
          </w:p>
        </w:tc>
      </w:tr>
    </w:tbl>
    <w:p w14:paraId="68CACA36" w14:textId="77777777" w:rsidR="00B4119A" w:rsidRPr="00AC45EA" w:rsidRDefault="00B4119A">
      <w:pPr>
        <w:spacing w:before="60" w:after="60"/>
        <w:rPr>
          <w:sz w:val="28"/>
          <w:szCs w:val="28"/>
        </w:rPr>
      </w:pPr>
    </w:p>
    <w:p w14:paraId="46BC6630" w14:textId="77777777" w:rsidR="00B4119A" w:rsidRPr="00AC45EA" w:rsidRDefault="00000000">
      <w:pPr>
        <w:pStyle w:val="Titre2"/>
        <w:pBdr>
          <w:bottom w:val="single" w:sz="6" w:space="1" w:color="2E75B6"/>
        </w:pBdr>
        <w:rPr>
          <w:sz w:val="28"/>
          <w:szCs w:val="28"/>
        </w:rPr>
      </w:pPr>
      <w:r>
        <w:rPr>
          <w:sz w:val="28"/>
          <w:szCs w:val="28"/>
        </w:rPr>
        <w:t>11.1 Établissements couverts</w:t>
      </w:r>
    </w:p>
    <w:p w14:paraId="44A920D8" w14:textId="77777777" w:rsidR="00B4119A" w:rsidRPr="00AC45EA" w:rsidRDefault="00000000">
      <w:pPr>
        <w:pStyle w:val="Paragraphedeliste"/>
        <w:numPr>
          <w:ilvl w:val="0"/>
          <w:numId w:val="2"/>
        </w:numPr>
        <w:spacing w:before="40" w:after="40"/>
        <w:rPr>
          <w:sz w:val="28"/>
          <w:szCs w:val="28"/>
        </w:rPr>
      </w:pPr>
      <w:r>
        <w:rPr>
          <w:sz w:val="28"/>
          <w:szCs w:val="28"/>
        </w:rPr>
        <w:t>Phase 1 (lancement) : Hôpitaux publics (CHU, CHR, hôpitaux de zone) et centres de santé périphériques.</w:t>
      </w:r>
    </w:p>
    <w:p w14:paraId="275DDD68" w14:textId="77777777" w:rsidR="00B4119A" w:rsidRPr="00AC45EA" w:rsidRDefault="00000000">
      <w:pPr>
        <w:pStyle w:val="Paragraphedeliste"/>
        <w:numPr>
          <w:ilvl w:val="0"/>
          <w:numId w:val="2"/>
        </w:numPr>
        <w:spacing w:before="40" w:after="40"/>
        <w:rPr>
          <w:sz w:val="28"/>
          <w:szCs w:val="28"/>
        </w:rPr>
      </w:pPr>
      <w:r>
        <w:rPr>
          <w:sz w:val="28"/>
          <w:szCs w:val="28"/>
        </w:rPr>
        <w:t>Phase 1 (lancement) : Services administratifs des directions régionales et centrales de la santé.</w:t>
      </w:r>
    </w:p>
    <w:p w14:paraId="57039793" w14:textId="77777777" w:rsidR="00B4119A" w:rsidRPr="00AC45EA" w:rsidRDefault="00000000">
      <w:pPr>
        <w:pStyle w:val="Paragraphedeliste"/>
        <w:numPr>
          <w:ilvl w:val="0"/>
          <w:numId w:val="2"/>
        </w:numPr>
        <w:spacing w:before="40" w:after="40"/>
        <w:rPr>
          <w:sz w:val="28"/>
          <w:szCs w:val="28"/>
        </w:rPr>
      </w:pPr>
      <w:r>
        <w:rPr>
          <w:sz w:val="28"/>
          <w:szCs w:val="28"/>
        </w:rPr>
        <w:t>Phase 2 : Structures de santé privées agréées.</w:t>
      </w:r>
    </w:p>
    <w:p w14:paraId="3FDAD677" w14:textId="77777777" w:rsidR="00B4119A" w:rsidRPr="00AC45EA" w:rsidRDefault="00000000">
      <w:pPr>
        <w:pStyle w:val="Paragraphedeliste"/>
        <w:numPr>
          <w:ilvl w:val="0"/>
          <w:numId w:val="2"/>
        </w:numPr>
        <w:spacing w:before="40" w:after="40"/>
        <w:rPr>
          <w:sz w:val="28"/>
          <w:szCs w:val="28"/>
        </w:rPr>
      </w:pPr>
      <w:r>
        <w:rPr>
          <w:sz w:val="28"/>
          <w:szCs w:val="28"/>
        </w:rPr>
        <w:t>Phase 3 : Pharmacies et laboratoires d'analyses médicales agréés.</w:t>
      </w:r>
    </w:p>
    <w:p w14:paraId="49627AEE" w14:textId="77777777" w:rsidR="00B4119A" w:rsidRPr="00AC45EA" w:rsidRDefault="00B4119A">
      <w:pPr>
        <w:spacing w:before="60" w:after="60"/>
        <w:rPr>
          <w:sz w:val="28"/>
          <w:szCs w:val="28"/>
        </w:rPr>
      </w:pPr>
    </w:p>
    <w:p w14:paraId="6212E549" w14:textId="77777777" w:rsidR="00B4119A" w:rsidRPr="00AC45EA" w:rsidRDefault="00000000">
      <w:pPr>
        <w:rPr>
          <w:sz w:val="28"/>
          <w:szCs w:val="28"/>
        </w:rPr>
      </w:pPr>
      <w:r>
        <w:rPr>
          <w:sz w:val="28"/>
          <w:szCs w:val="28"/>
        </w:rPr>
        <w:br w:type="page"/>
      </w:r>
    </w:p>
    <w:p w14:paraId="09F2FFC8" w14:textId="77777777" w:rsidR="00B4119A" w:rsidRPr="00AC45EA" w:rsidRDefault="00000000">
      <w:pPr>
        <w:pStyle w:val="Titre1"/>
        <w:shd w:val="clear" w:color="auto" w:fill="1F4E79"/>
        <w:ind w:left="200" w:right="200"/>
        <w:rPr>
          <w:sz w:val="28"/>
          <w:szCs w:val="28"/>
        </w:rPr>
      </w:pPr>
      <w:r>
        <w:rPr>
          <w:sz w:val="28"/>
          <w:szCs w:val="28"/>
        </w:rPr>
        <w:lastRenderedPageBreak/>
        <w:t>12. GESTION DES UTILISATEURS ET DES RÔLES</w:t>
      </w:r>
    </w:p>
    <w:p w14:paraId="4A4B6277"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4119A" w:rsidRPr="00AC45EA" w14:paraId="43672B94" w14:textId="77777777">
        <w:trPr>
          <w:tblHeader/>
        </w:trPr>
        <w:tc>
          <w:tcPr>
            <w:tcW w:w="26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D3BA8" w14:textId="77777777" w:rsidR="00B4119A" w:rsidRPr="00AC45EA" w:rsidRDefault="00000000">
            <w:pPr>
              <w:rPr>
                <w:sz w:val="28"/>
                <w:szCs w:val="28"/>
              </w:rPr>
            </w:pPr>
            <w:r>
              <w:rPr>
                <w:b/>
                <w:bCs/>
                <w:color w:val="FFFFFF"/>
                <w:sz w:val="28"/>
                <w:szCs w:val="28"/>
              </w:rPr>
              <w:t>Profil</w:t>
            </w:r>
          </w:p>
        </w:tc>
        <w:tc>
          <w:tcPr>
            <w:tcW w:w="6426"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6805D" w14:textId="77777777" w:rsidR="00B4119A" w:rsidRPr="00AC45EA" w:rsidRDefault="00000000">
            <w:pPr>
              <w:rPr>
                <w:sz w:val="28"/>
                <w:szCs w:val="28"/>
              </w:rPr>
            </w:pPr>
            <w:r>
              <w:rPr>
                <w:b/>
                <w:bCs/>
                <w:color w:val="FFFFFF"/>
                <w:sz w:val="28"/>
                <w:szCs w:val="28"/>
              </w:rPr>
              <w:t>Droits et responsabilités</w:t>
            </w:r>
          </w:p>
        </w:tc>
      </w:tr>
      <w:tr w:rsidR="00B4119A" w:rsidRPr="00AC45EA" w14:paraId="5D0D0A6A" w14:textId="77777777">
        <w:tc>
          <w:tcPr>
            <w:tcW w:w="2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FA4A8" w14:textId="77777777" w:rsidR="00B4119A" w:rsidRPr="00AC45EA" w:rsidRDefault="00000000">
            <w:pPr>
              <w:rPr>
                <w:sz w:val="28"/>
                <w:szCs w:val="28"/>
              </w:rPr>
            </w:pPr>
            <w:r>
              <w:rPr>
                <w:sz w:val="28"/>
                <w:szCs w:val="28"/>
              </w:rPr>
              <w:t>Usager / Plaignant</w:t>
            </w:r>
          </w:p>
        </w:tc>
        <w:tc>
          <w:tcPr>
            <w:tcW w:w="6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C9D58" w14:textId="77777777" w:rsidR="00B4119A" w:rsidRPr="00AC45EA" w:rsidRDefault="00000000">
            <w:pPr>
              <w:rPr>
                <w:sz w:val="28"/>
                <w:szCs w:val="28"/>
              </w:rPr>
            </w:pPr>
            <w:r>
              <w:rPr>
                <w:sz w:val="28"/>
                <w:szCs w:val="28"/>
              </w:rPr>
              <w:t>Dépôt de plaintes, suivi de ses propres plaintes, feedback, recours de 2nd niveau, retrait</w:t>
            </w:r>
          </w:p>
        </w:tc>
      </w:tr>
      <w:tr w:rsidR="00B4119A" w:rsidRPr="00AC45EA" w14:paraId="215A3AEF"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56F5B" w14:textId="77777777" w:rsidR="00B4119A" w:rsidRPr="00AC45EA" w:rsidRDefault="00000000">
            <w:pPr>
              <w:rPr>
                <w:sz w:val="28"/>
                <w:szCs w:val="28"/>
              </w:rPr>
            </w:pPr>
            <w:r>
              <w:rPr>
                <w:sz w:val="28"/>
                <w:szCs w:val="28"/>
              </w:rPr>
              <w:t>Agent de réception (PFE)</w:t>
            </w:r>
          </w:p>
        </w:tc>
        <w:tc>
          <w:tcPr>
            <w:tcW w:w="6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DD0A5" w14:textId="77777777" w:rsidR="00B4119A" w:rsidRPr="00AC45EA" w:rsidRDefault="00000000">
            <w:pPr>
              <w:rPr>
                <w:sz w:val="28"/>
                <w:szCs w:val="28"/>
              </w:rPr>
            </w:pPr>
            <w:r>
              <w:rPr>
                <w:sz w:val="28"/>
                <w:szCs w:val="28"/>
              </w:rPr>
              <w:t>Réception, enregistrement, qualification, affectation, traitement direct, escalade Direction</w:t>
            </w:r>
          </w:p>
        </w:tc>
      </w:tr>
      <w:tr w:rsidR="00B4119A" w:rsidRPr="00AC45EA" w14:paraId="41D8FD29" w14:textId="77777777">
        <w:tc>
          <w:tcPr>
            <w:tcW w:w="2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3B95E" w14:textId="77777777" w:rsidR="00B4119A" w:rsidRPr="00AC45EA" w:rsidRDefault="00000000">
            <w:pPr>
              <w:rPr>
                <w:sz w:val="28"/>
                <w:szCs w:val="28"/>
              </w:rPr>
            </w:pPr>
            <w:r>
              <w:rPr>
                <w:sz w:val="28"/>
                <w:szCs w:val="28"/>
              </w:rPr>
              <w:t>Agent affecté</w:t>
            </w:r>
          </w:p>
        </w:tc>
        <w:tc>
          <w:tcPr>
            <w:tcW w:w="6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B1D1F" w14:textId="77777777" w:rsidR="00B4119A" w:rsidRPr="00AC45EA" w:rsidRDefault="00000000">
            <w:pPr>
              <w:rPr>
                <w:sz w:val="28"/>
                <w:szCs w:val="28"/>
              </w:rPr>
            </w:pPr>
            <w:r>
              <w:rPr>
                <w:sz w:val="28"/>
                <w:szCs w:val="28"/>
              </w:rPr>
              <w:t>Acceptation/refus d'affectation, documentation investigations, rapport de traitement, extension délai</w:t>
            </w:r>
          </w:p>
        </w:tc>
      </w:tr>
      <w:tr w:rsidR="00B4119A" w:rsidRPr="00AC45EA" w14:paraId="31A6F681"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4F200" w14:textId="77777777" w:rsidR="00B4119A" w:rsidRPr="00AC45EA" w:rsidRDefault="00000000">
            <w:pPr>
              <w:rPr>
                <w:sz w:val="28"/>
                <w:szCs w:val="28"/>
              </w:rPr>
            </w:pPr>
            <w:r>
              <w:rPr>
                <w:sz w:val="28"/>
                <w:szCs w:val="28"/>
              </w:rPr>
              <w:t>Gestionnaire de service</w:t>
            </w:r>
          </w:p>
        </w:tc>
        <w:tc>
          <w:tcPr>
            <w:tcW w:w="6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4B740" w14:textId="77777777" w:rsidR="00B4119A" w:rsidRPr="00AC45EA" w:rsidRDefault="00000000">
            <w:pPr>
              <w:rPr>
                <w:sz w:val="28"/>
                <w:szCs w:val="28"/>
              </w:rPr>
            </w:pPr>
            <w:r>
              <w:rPr>
                <w:sz w:val="28"/>
                <w:szCs w:val="28"/>
              </w:rPr>
              <w:t>Affectation des plaintes de son service, supervision locale, clôture, reporting local</w:t>
            </w:r>
          </w:p>
        </w:tc>
      </w:tr>
      <w:tr w:rsidR="00B4119A" w:rsidRPr="00AC45EA" w14:paraId="08D3302B" w14:textId="77777777">
        <w:tc>
          <w:tcPr>
            <w:tcW w:w="2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B8E33" w14:textId="77777777" w:rsidR="00B4119A" w:rsidRPr="00AC45EA" w:rsidRDefault="00000000">
            <w:pPr>
              <w:rPr>
                <w:sz w:val="28"/>
                <w:szCs w:val="28"/>
              </w:rPr>
            </w:pPr>
            <w:r>
              <w:rPr>
                <w:sz w:val="28"/>
                <w:szCs w:val="28"/>
              </w:rPr>
              <w:t>Médiateur</w:t>
            </w:r>
          </w:p>
        </w:tc>
        <w:tc>
          <w:tcPr>
            <w:tcW w:w="6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B247B" w14:textId="77777777" w:rsidR="00B4119A" w:rsidRPr="00AC45EA" w:rsidRDefault="00000000">
            <w:pPr>
              <w:rPr>
                <w:sz w:val="28"/>
                <w:szCs w:val="28"/>
              </w:rPr>
            </w:pPr>
            <w:r>
              <w:rPr>
                <w:sz w:val="28"/>
                <w:szCs w:val="28"/>
              </w:rPr>
              <w:t>Traitement des recours de second niveau, médiation entre usager et établissement</w:t>
            </w:r>
          </w:p>
        </w:tc>
      </w:tr>
      <w:tr w:rsidR="00B4119A" w:rsidRPr="00AC45EA" w14:paraId="0C8F422F"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B9EEA" w14:textId="77777777" w:rsidR="00B4119A" w:rsidRPr="00AC45EA" w:rsidRDefault="00000000">
            <w:pPr>
              <w:rPr>
                <w:sz w:val="28"/>
                <w:szCs w:val="28"/>
              </w:rPr>
            </w:pPr>
            <w:r>
              <w:rPr>
                <w:sz w:val="28"/>
                <w:szCs w:val="28"/>
              </w:rPr>
              <w:t>Directeur d'établissement</w:t>
            </w:r>
          </w:p>
        </w:tc>
        <w:tc>
          <w:tcPr>
            <w:tcW w:w="6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C40CF" w14:textId="77777777" w:rsidR="00B4119A" w:rsidRPr="00AC45EA" w:rsidRDefault="00000000">
            <w:pPr>
              <w:rPr>
                <w:sz w:val="28"/>
                <w:szCs w:val="28"/>
              </w:rPr>
            </w:pPr>
            <w:r>
              <w:rPr>
                <w:sz w:val="28"/>
                <w:szCs w:val="28"/>
              </w:rPr>
              <w:t>Validation résolutions, décisions disciplinaires, escalade DDS, tableau de bord établissement</w:t>
            </w:r>
          </w:p>
        </w:tc>
      </w:tr>
      <w:tr w:rsidR="00B4119A" w:rsidRPr="00AC45EA" w14:paraId="7D45960A" w14:textId="77777777">
        <w:tc>
          <w:tcPr>
            <w:tcW w:w="2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AB7A6" w14:textId="77777777" w:rsidR="00B4119A" w:rsidRPr="00AC45EA" w:rsidRDefault="00000000">
            <w:pPr>
              <w:rPr>
                <w:sz w:val="28"/>
                <w:szCs w:val="28"/>
              </w:rPr>
            </w:pPr>
            <w:r>
              <w:rPr>
                <w:sz w:val="28"/>
                <w:szCs w:val="28"/>
              </w:rPr>
              <w:t>Responsable qualité</w:t>
            </w:r>
          </w:p>
        </w:tc>
        <w:tc>
          <w:tcPr>
            <w:tcW w:w="6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44C72" w14:textId="77777777" w:rsidR="00B4119A" w:rsidRPr="00AC45EA" w:rsidRDefault="00000000">
            <w:pPr>
              <w:rPr>
                <w:sz w:val="28"/>
                <w:szCs w:val="28"/>
              </w:rPr>
            </w:pPr>
            <w:r>
              <w:rPr>
                <w:sz w:val="28"/>
                <w:szCs w:val="28"/>
              </w:rPr>
              <w:t>Analyse des tendances, plans d'amélioration, indicateurs qualité, suivi KPIs</w:t>
            </w:r>
          </w:p>
        </w:tc>
      </w:tr>
      <w:tr w:rsidR="00B4119A" w:rsidRPr="00AC45EA" w14:paraId="4AD998E2"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9FBA9" w14:textId="77777777" w:rsidR="00B4119A" w:rsidRPr="00AC45EA" w:rsidRDefault="00000000">
            <w:pPr>
              <w:rPr>
                <w:sz w:val="28"/>
                <w:szCs w:val="28"/>
              </w:rPr>
            </w:pPr>
            <w:r>
              <w:rPr>
                <w:sz w:val="28"/>
                <w:szCs w:val="28"/>
              </w:rPr>
              <w:t>Inspecteur DDS</w:t>
            </w:r>
          </w:p>
        </w:tc>
        <w:tc>
          <w:tcPr>
            <w:tcW w:w="6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87051" w14:textId="77777777" w:rsidR="00B4119A" w:rsidRPr="00AC45EA" w:rsidRDefault="00000000">
            <w:pPr>
              <w:rPr>
                <w:sz w:val="28"/>
                <w:szCs w:val="28"/>
              </w:rPr>
            </w:pPr>
            <w:r>
              <w:rPr>
                <w:sz w:val="28"/>
                <w:szCs w:val="28"/>
              </w:rPr>
              <w:t>Instruction dossiers escaladés, enquêtes terrain, rapports d'inspection, arbitrage</w:t>
            </w:r>
          </w:p>
        </w:tc>
      </w:tr>
      <w:tr w:rsidR="00B4119A" w:rsidRPr="00AC45EA" w14:paraId="59C186C6" w14:textId="77777777">
        <w:tc>
          <w:tcPr>
            <w:tcW w:w="2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AFE8E" w14:textId="77777777" w:rsidR="00B4119A" w:rsidRPr="00AC45EA" w:rsidRDefault="00000000">
            <w:pPr>
              <w:rPr>
                <w:sz w:val="28"/>
                <w:szCs w:val="28"/>
              </w:rPr>
            </w:pPr>
            <w:r>
              <w:rPr>
                <w:sz w:val="28"/>
                <w:szCs w:val="28"/>
              </w:rPr>
              <w:t>Administrateur national</w:t>
            </w:r>
          </w:p>
        </w:tc>
        <w:tc>
          <w:tcPr>
            <w:tcW w:w="6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44901" w14:textId="77777777" w:rsidR="00B4119A" w:rsidRPr="00AC45EA" w:rsidRDefault="00000000">
            <w:pPr>
              <w:rPr>
                <w:sz w:val="28"/>
                <w:szCs w:val="28"/>
              </w:rPr>
            </w:pPr>
            <w:r>
              <w:rPr>
                <w:sz w:val="28"/>
                <w:szCs w:val="28"/>
              </w:rPr>
              <w:t>Configuration globale, gestion référentiels, reporting national, audit, supervision DQSS/Ministère</w:t>
            </w:r>
          </w:p>
        </w:tc>
      </w:tr>
      <w:tr w:rsidR="00B4119A" w:rsidRPr="00AC45EA" w14:paraId="46240A06" w14:textId="77777777">
        <w:tc>
          <w:tcPr>
            <w:tcW w:w="2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C4AD8" w14:textId="77777777" w:rsidR="00B4119A" w:rsidRPr="00AC45EA" w:rsidRDefault="00000000">
            <w:pPr>
              <w:rPr>
                <w:sz w:val="28"/>
                <w:szCs w:val="28"/>
              </w:rPr>
            </w:pPr>
            <w:r>
              <w:rPr>
                <w:sz w:val="28"/>
                <w:szCs w:val="28"/>
              </w:rPr>
              <w:t>Auditeur</w:t>
            </w:r>
          </w:p>
        </w:tc>
        <w:tc>
          <w:tcPr>
            <w:tcW w:w="6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03668" w14:textId="77777777" w:rsidR="00B4119A" w:rsidRPr="00AC45EA" w:rsidRDefault="00000000">
            <w:pPr>
              <w:rPr>
                <w:sz w:val="28"/>
                <w:szCs w:val="28"/>
              </w:rPr>
            </w:pPr>
            <w:r>
              <w:rPr>
                <w:sz w:val="28"/>
                <w:szCs w:val="28"/>
              </w:rPr>
              <w:t>Accès en lecture seule à l'ensemble des données pour contrôle et conformité légale</w:t>
            </w:r>
          </w:p>
        </w:tc>
      </w:tr>
      <w:tr w:rsidR="00BB0001">
        <w:tc>
          <w:tcPr>
            <w:tcW w:w="2549" w:type="dxa"/>
            <w:shd w:val="clear" w:color="auto" w:fill="D9EEF0"/>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200002" w14:textId="77777777" w:rsidR="00BB0001" w:rsidRDefault="00BB0001">
            <w:pPr>
              <w:spacing w:before="40" w:after="40"/>
            </w:pPr>
            <w:r>
              <w:rPr>
                <w:rFonts w:ascii="Arial" w:hAnsi="Arial" w:cs="Arial"/>
                <w:sz w:val="20"/>
                <w:szCs w:val="20"/>
              </w:rPr>
              <w:t xml:space="preserve">Point Focal Zone Sanitaire (PFZS)</w:t>
            </w:r>
          </w:p>
        </w:tc>
        <w:tc>
          <w:tcPr>
            <w:tcW w:w="6477" w:type="dxa"/>
            <w:shd w:val="clear" w:color="auto" w:fill="F5FE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200003" w14:textId="77777777" w:rsidR="00BB0001" w:rsidRDefault="00BB0001">
            <w:pPr>
              <w:spacing w:before="40" w:after="40"/>
            </w:pPr>
            <w:r>
              <w:rPr>
                <w:rFonts w:ascii="Arial" w:hAnsi="Arial" w:cs="Arial"/>
                <w:sz w:val="20"/>
                <w:szCs w:val="20"/>
              </w:rPr>
              <w:t xml:space="preserve">Coordination des plaintes de toutes les formations sanitaires de la zone, supervision des PFE, escalade DDS, rapport de zone, tableau de bord zone</w:t>
            </w:r>
          </w:p>
        </w:tc>
      </w:tr>
      <w:tr w:rsidR="00BB0001">
        <w:tc>
          <w:tcPr>
            <w:tcW w:w="2549" w:type="dxa"/>
            <w:shd w:val="clear" w:color="auto" w:fill="EBF3FB"/>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200004" w14:textId="77777777" w:rsidR="00BB0001" w:rsidRDefault="00BB0001">
            <w:pPr>
              <w:spacing w:before="40" w:after="40"/>
            </w:pPr>
            <w:r>
              <w:rPr>
                <w:rFonts w:ascii="Arial" w:hAnsi="Arial" w:cs="Arial"/>
                <w:sz w:val="20"/>
                <w:szCs w:val="20"/>
              </w:rPr>
              <w:t xml:space="preserve">Point Focal DDS (PF-DDS)</w:t>
            </w:r>
          </w:p>
        </w:tc>
        <w:tc>
          <w:tcPr>
            <w:tcW w:w="6477"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200005" w14:textId="77777777" w:rsidR="00BB0001" w:rsidRDefault="00BB0001">
            <w:pPr>
              <w:spacing w:before="40" w:after="40"/>
            </w:pPr>
            <w:r>
              <w:rPr>
                <w:rFonts w:ascii="Arial" w:hAnsi="Arial" w:cs="Arial"/>
                <w:sz w:val="20"/>
                <w:szCs w:val="20"/>
              </w:rPr>
              <w:t xml:space="preserve">Coordination départementale, gestion plaintes priorité élevée (P1/P2), supervision zones sanitaires, escalade Ministère, rapport départemental</w:t>
            </w:r>
          </w:p>
        </w:tc>
      </w:tr>
      <w:tr w:rsidR="00BB0001">
        <w:tc>
          <w:tcPr>
            <w:tcW w:w="2549" w:type="dxa"/>
            <w:shd w:val="clear" w:color="auto" w:fill="FFE8E8"/>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200006" w14:textId="77777777" w:rsidR="00BB0001" w:rsidRDefault="00BB0001">
            <w:pPr>
              <w:spacing w:before="40" w:after="40"/>
            </w:pPr>
            <w:r>
              <w:rPr>
                <w:rFonts w:ascii="Arial" w:hAnsi="Arial" w:cs="Arial"/>
                <w:sz w:val="20"/>
                <w:szCs w:val="20"/>
              </w:rPr>
              <w:t xml:space="preserve">Point Focal DQSS / National</w:t>
            </w:r>
          </w:p>
        </w:tc>
        <w:tc>
          <w:tcPr>
            <w:tcW w:w="6477" w:type="dxa"/>
            <w:shd w:val="clear" w:color="auto" w:fill="FFF5F5"/>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200007" w14:textId="77777777" w:rsidR="00BB0001" w:rsidRDefault="00BB0001">
            <w:pPr>
              <w:spacing w:before="40" w:after="40"/>
            </w:pPr>
            <w:r>
              <w:rPr>
                <w:rFonts w:ascii="Arial" w:hAnsi="Arial" w:cs="Arial"/>
                <w:sz w:val="20"/>
                <w:szCs w:val="20"/>
              </w:rPr>
              <w:t xml:space="preserve">Visibilité nationale sur toutes les plaintes, supervision pyramide, rapports nationaux, injonctions, interopérabilité DHIS2</w:t>
            </w:r>
          </w:p>
        </w:tc>
      </w:tr>
      <w:tr w:rsidR="00BB0001">
        <w:tc>
          <w:tcPr>
            <w:tcW w:w="2549" w:type="dxa"/>
            <w:shd w:val="clear" w:color="auto" w:fill="FFF2CC"/>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200008" w14:textId="77777777" w:rsidR="00BB0001" w:rsidRDefault="00BB0001">
            <w:pPr>
              <w:spacing w:before="40" w:after="40"/>
            </w:pPr>
            <w:r>
              <w:rPr>
                <w:rFonts w:ascii="Arial" w:hAnsi="Arial" w:cs="Arial"/>
                <w:sz w:val="20"/>
                <w:szCs w:val="20"/>
              </w:rPr>
              <w:t xml:space="preserve">Agent Call Center 136</w:t>
            </w:r>
          </w:p>
        </w:tc>
        <w:tc>
          <w:tcPr>
            <w:tcW w:w="6477" w:type="dxa"/>
            <w:shd w:val="clear" w:color="auto" w:fill="FFFDF0"/>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200009" w14:textId="77777777" w:rsidR="00BB0001" w:rsidRDefault="00BB0001">
            <w:pPr>
              <w:spacing w:before="40" w:after="40"/>
            </w:pPr>
            <w:r>
              <w:rPr>
                <w:rFonts w:ascii="Arial" w:hAnsi="Arial" w:cs="Arial"/>
                <w:sz w:val="20"/>
                <w:szCs w:val="20"/>
              </w:rPr>
              <w:t xml:space="preserve">Réception plaintes verbales via ligne verte 136, saisie dans la plateforme au nom de l'usager, communication du ticket, suivi téléphonique</w:t>
            </w:r>
          </w:p>
        </w:tc>
      </w:tr>
      <w:tr w:rsidR="00BB0001">
        <w:tc>
          <w:tcPr>
            <w:tcW w:w="2549" w:type="dxa"/>
            <w:shd w:val="clear" w:color="auto" w:fill="F0E8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20000A" w14:textId="77777777" w:rsidR="00BB0001" w:rsidRDefault="00BB0001">
            <w:pPr>
              <w:spacing w:before="40" w:after="40"/>
            </w:pPr>
            <w:r>
              <w:rPr>
                <w:rFonts w:ascii="Arial" w:hAnsi="Arial" w:cs="Arial"/>
                <w:sz w:val="20"/>
                <w:szCs w:val="20"/>
              </w:rPr>
              <w:t xml:space="preserve">Représentant PNUSS</w:t>
            </w:r>
          </w:p>
        </w:tc>
        <w:tc>
          <w:tcPr>
            <w:tcW w:w="6477" w:type="dxa"/>
            <w:shd w:val="clear" w:color="auto" w:fill="FAF5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20000B" w14:textId="77777777" w:rsidR="00BB0001" w:rsidRDefault="00BB0001">
            <w:pPr>
              <w:spacing w:before="40" w:after="40"/>
            </w:pPr>
            <w:r>
              <w:rPr>
                <w:rFonts w:ascii="Arial" w:hAnsi="Arial" w:cs="Arial"/>
                <w:sz w:val="20"/>
                <w:szCs w:val="20"/>
              </w:rPr>
              <w:t xml:space="preserve">Suivi plaintes via tableau de bord PNUSS, participation aux enquêtes, médiation usager/établissement, génération statistiques, plaidoyer</w:t>
            </w:r>
          </w:p>
        </w:tc>
      </w:tr>
    </w:tbl>
    <w:p w14:paraId="6FA164A3" w14:textId="77777777" w:rsidR="00B4119A" w:rsidRPr="00AC45EA" w:rsidRDefault="00B4119A">
      <w:pPr>
        <w:spacing w:before="60" w:after="60"/>
        <w:rPr>
          <w:sz w:val="28"/>
          <w:szCs w:val="28"/>
        </w:rPr>
      </w:pPr>
    </w:p>
    <w:p w14:paraId="1D9EC6F7" w14:textId="77777777" w:rsidR="00B4119A" w:rsidRPr="00AC45EA" w:rsidRDefault="00000000">
      <w:pPr>
        <w:rPr>
          <w:sz w:val="28"/>
          <w:szCs w:val="28"/>
        </w:rPr>
      </w:pPr>
      <w:r>
        <w:rPr>
          <w:sz w:val="28"/>
          <w:szCs w:val="28"/>
        </w:rPr>
        <w:br w:type="page"/>
      </w:r>
    </w:p>
    <w:p w14:paraId="6F43AE0C" w14:textId="77777777" w:rsidR="00B4119A" w:rsidRPr="00AC45EA" w:rsidRDefault="00000000">
      <w:pPr>
        <w:pStyle w:val="Titre1"/>
        <w:shd w:val="clear" w:color="auto" w:fill="1F4E79"/>
        <w:ind w:left="200" w:right="200"/>
        <w:rPr>
          <w:sz w:val="28"/>
          <w:szCs w:val="28"/>
        </w:rPr>
      </w:pPr>
      <w:r>
        <w:rPr>
          <w:sz w:val="28"/>
          <w:szCs w:val="28"/>
        </w:rPr>
        <w:lastRenderedPageBreak/>
        <w:t>13. ARCHITECTURE TECHNIQUE</w:t>
      </w:r>
    </w:p>
    <w:p w14:paraId="1278E4AB" w14:textId="77777777" w:rsidR="00B4119A" w:rsidRPr="00AC45EA" w:rsidRDefault="00B4119A">
      <w:pPr>
        <w:spacing w:before="60" w:after="60"/>
        <w:rPr>
          <w:sz w:val="28"/>
          <w:szCs w:val="28"/>
        </w:rPr>
      </w:pPr>
    </w:p>
    <w:p w14:paraId="42E93396" w14:textId="77777777" w:rsidR="00B4119A" w:rsidRPr="00AC45EA" w:rsidRDefault="00000000">
      <w:pPr>
        <w:spacing w:before="80" w:after="80"/>
        <w:rPr>
          <w:sz w:val="28"/>
          <w:szCs w:val="28"/>
        </w:rPr>
      </w:pPr>
      <w:r>
        <w:rPr>
          <w:sz w:val="28"/>
          <w:szCs w:val="28"/>
        </w:rPr>
        <w:t>La plateforme sera développée selon une architecture microservices, permettant la scalabilité, la maintenance indépendante des composants et la résilience du système.</w:t>
      </w:r>
    </w:p>
    <w:p w14:paraId="076CD591"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4119A" w:rsidRPr="00AC45EA" w14:paraId="4BC2CCA6" w14:textId="77777777">
        <w:trPr>
          <w:tblHeader/>
        </w:trPr>
        <w:tc>
          <w:tcPr>
            <w:tcW w:w="28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9C782" w14:textId="77777777" w:rsidR="00B4119A" w:rsidRPr="00AC45EA" w:rsidRDefault="00000000">
            <w:pPr>
              <w:rPr>
                <w:sz w:val="28"/>
                <w:szCs w:val="28"/>
              </w:rPr>
            </w:pPr>
            <w:r>
              <w:rPr>
                <w:b/>
                <w:bCs/>
                <w:color w:val="FFFFFF"/>
                <w:sz w:val="28"/>
                <w:szCs w:val="28"/>
              </w:rPr>
              <w:t>Composant</w:t>
            </w:r>
          </w:p>
        </w:tc>
        <w:tc>
          <w:tcPr>
            <w:tcW w:w="6226"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7AA08" w14:textId="77777777" w:rsidR="00B4119A" w:rsidRPr="00AC45EA" w:rsidRDefault="00000000">
            <w:pPr>
              <w:rPr>
                <w:sz w:val="28"/>
                <w:szCs w:val="28"/>
              </w:rPr>
            </w:pPr>
            <w:r>
              <w:rPr>
                <w:b/>
                <w:bCs/>
                <w:color w:val="FFFFFF"/>
                <w:sz w:val="28"/>
                <w:szCs w:val="28"/>
              </w:rPr>
              <w:t>Spécifications</w:t>
            </w:r>
          </w:p>
        </w:tc>
      </w:tr>
      <w:tr w:rsidR="00B4119A" w:rsidRPr="00AC45EA" w14:paraId="0194B7A8" w14:textId="77777777">
        <w:tc>
          <w:tcPr>
            <w:tcW w:w="2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1CAAF" w14:textId="77777777" w:rsidR="00B4119A" w:rsidRPr="00AC45EA" w:rsidRDefault="00000000">
            <w:pPr>
              <w:rPr>
                <w:sz w:val="28"/>
                <w:szCs w:val="28"/>
              </w:rPr>
            </w:pPr>
            <w:r>
              <w:rPr>
                <w:sz w:val="28"/>
                <w:szCs w:val="28"/>
              </w:rPr>
              <w:t>Architecture applicative</w:t>
            </w:r>
          </w:p>
        </w:tc>
        <w:tc>
          <w:tcPr>
            <w:tcW w:w="62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94EE7" w14:textId="77777777" w:rsidR="00B4119A" w:rsidRPr="00AC45EA" w:rsidRDefault="00000000">
            <w:pPr>
              <w:rPr>
                <w:sz w:val="28"/>
                <w:szCs w:val="28"/>
              </w:rPr>
            </w:pPr>
            <w:r>
              <w:rPr>
                <w:sz w:val="28"/>
                <w:szCs w:val="28"/>
              </w:rPr>
              <w:t>Microservices avec API REST, conteneurisation Docker / Kubernetes</w:t>
            </w:r>
          </w:p>
        </w:tc>
      </w:tr>
      <w:tr w:rsidR="00B4119A" w:rsidRPr="00C446B6" w14:paraId="00CA700B" w14:textId="77777777">
        <w:tc>
          <w:tcPr>
            <w:tcW w:w="2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6634D" w14:textId="77777777" w:rsidR="00B4119A" w:rsidRPr="00AC45EA" w:rsidRDefault="00000000">
            <w:pPr>
              <w:rPr>
                <w:sz w:val="28"/>
                <w:szCs w:val="28"/>
              </w:rPr>
            </w:pPr>
            <w:r>
              <w:rPr>
                <w:sz w:val="28"/>
                <w:szCs w:val="28"/>
              </w:rPr>
              <w:t>Frontend Web</w:t>
            </w:r>
          </w:p>
        </w:tc>
        <w:tc>
          <w:tcPr>
            <w:tcW w:w="62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C4E74" w14:textId="77777777" w:rsidR="00B4119A" w:rsidRPr="00C446B6" w:rsidRDefault="00000000">
            <w:pPr>
              <w:rPr>
                <w:sz w:val="28"/>
                <w:szCs w:val="28"/>
                <w:lang w:val="en-US"/>
              </w:rPr>
            </w:pPr>
            <w:r>
              <w:rPr>
                <w:sz w:val="28"/>
                <w:szCs w:val="28"/>
                <w:lang w:val="en-US"/>
              </w:rPr>
              <w:t>React.js (interface responsive, WCAG 2.1 AA)</w:t>
            </w:r>
          </w:p>
        </w:tc>
      </w:tr>
      <w:tr w:rsidR="00B4119A" w:rsidRPr="00AC45EA" w14:paraId="5C054D30" w14:textId="77777777">
        <w:tc>
          <w:tcPr>
            <w:tcW w:w="2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8F670" w14:textId="77777777" w:rsidR="00B4119A" w:rsidRPr="00AC45EA" w:rsidRDefault="00000000">
            <w:pPr>
              <w:rPr>
                <w:sz w:val="28"/>
                <w:szCs w:val="28"/>
              </w:rPr>
            </w:pPr>
            <w:r>
              <w:rPr>
                <w:sz w:val="28"/>
                <w:szCs w:val="28"/>
              </w:rPr>
              <w:t>Application mobile</w:t>
            </w:r>
          </w:p>
        </w:tc>
        <w:tc>
          <w:tcPr>
            <w:tcW w:w="62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3197B" w14:textId="77777777" w:rsidR="00B4119A" w:rsidRPr="00AC45EA" w:rsidRDefault="00000000">
            <w:pPr>
              <w:rPr>
                <w:sz w:val="28"/>
                <w:szCs w:val="28"/>
              </w:rPr>
            </w:pPr>
            <w:r>
              <w:rPr>
                <w:sz w:val="28"/>
                <w:szCs w:val="28"/>
              </w:rPr>
              <w:t>Flutter (iOS et Android natif)</w:t>
            </w:r>
          </w:p>
        </w:tc>
      </w:tr>
      <w:tr w:rsidR="00B4119A" w:rsidRPr="00C446B6" w14:paraId="61CE7303" w14:textId="77777777">
        <w:tc>
          <w:tcPr>
            <w:tcW w:w="2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F0B8B" w14:textId="77777777" w:rsidR="00B4119A" w:rsidRPr="00AC45EA" w:rsidRDefault="00000000">
            <w:pPr>
              <w:rPr>
                <w:sz w:val="28"/>
                <w:szCs w:val="28"/>
              </w:rPr>
            </w:pPr>
            <w:r>
              <w:rPr>
                <w:sz w:val="28"/>
                <w:szCs w:val="28"/>
              </w:rPr>
              <w:t>Backend / API</w:t>
            </w:r>
          </w:p>
        </w:tc>
        <w:tc>
          <w:tcPr>
            <w:tcW w:w="62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ABCED" w14:textId="77777777" w:rsidR="00B4119A" w:rsidRPr="00C446B6" w:rsidRDefault="00000000">
            <w:pPr>
              <w:rPr>
                <w:sz w:val="28"/>
                <w:szCs w:val="28"/>
                <w:lang w:val="en-US"/>
              </w:rPr>
            </w:pPr>
            <w:r>
              <w:rPr>
                <w:sz w:val="28"/>
                <w:szCs w:val="28"/>
                <w:lang w:val="en-US"/>
              </w:rPr>
              <w:t>Django REST Framework, documentation OpenAPI / Swagger</w:t>
            </w:r>
          </w:p>
        </w:tc>
      </w:tr>
      <w:tr w:rsidR="00B4119A" w:rsidRPr="00AC45EA" w14:paraId="134868AA" w14:textId="77777777">
        <w:tc>
          <w:tcPr>
            <w:tcW w:w="2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F2CA8" w14:textId="77777777" w:rsidR="00B4119A" w:rsidRPr="00AC45EA" w:rsidRDefault="00000000">
            <w:pPr>
              <w:rPr>
                <w:sz w:val="28"/>
                <w:szCs w:val="28"/>
              </w:rPr>
            </w:pPr>
            <w:r>
              <w:rPr>
                <w:sz w:val="28"/>
                <w:szCs w:val="28"/>
              </w:rPr>
              <w:t>Base de données</w:t>
            </w:r>
          </w:p>
        </w:tc>
        <w:tc>
          <w:tcPr>
            <w:tcW w:w="62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0F874" w14:textId="77777777" w:rsidR="00B4119A" w:rsidRPr="00AC45EA" w:rsidRDefault="00000000">
            <w:pPr>
              <w:rPr>
                <w:sz w:val="28"/>
                <w:szCs w:val="28"/>
              </w:rPr>
            </w:pPr>
            <w:r>
              <w:rPr>
                <w:sz w:val="28"/>
                <w:szCs w:val="28"/>
              </w:rPr>
              <w:t>PostgreSQL (données relationnelles) + MongoDB (documents, pièces jointes)</w:t>
            </w:r>
          </w:p>
        </w:tc>
      </w:tr>
      <w:tr w:rsidR="00B4119A" w:rsidRPr="00AC45EA" w14:paraId="30A0D95C" w14:textId="77777777">
        <w:tc>
          <w:tcPr>
            <w:tcW w:w="2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3F23C" w14:textId="77777777" w:rsidR="00B4119A" w:rsidRPr="00AC45EA" w:rsidRDefault="00000000">
            <w:pPr>
              <w:rPr>
                <w:sz w:val="28"/>
                <w:szCs w:val="28"/>
              </w:rPr>
            </w:pPr>
            <w:r>
              <w:rPr>
                <w:sz w:val="28"/>
                <w:szCs w:val="28"/>
              </w:rPr>
              <w:t>Cache et performance</w:t>
            </w:r>
          </w:p>
        </w:tc>
        <w:tc>
          <w:tcPr>
            <w:tcW w:w="62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0D5A4" w14:textId="77777777" w:rsidR="00B4119A" w:rsidRPr="00AC45EA" w:rsidRDefault="00000000">
            <w:pPr>
              <w:rPr>
                <w:sz w:val="28"/>
                <w:szCs w:val="28"/>
              </w:rPr>
            </w:pPr>
            <w:r>
              <w:rPr>
                <w:sz w:val="28"/>
                <w:szCs w:val="28"/>
              </w:rPr>
              <w:t>Redis pour le cache et les sessions</w:t>
            </w:r>
          </w:p>
        </w:tc>
      </w:tr>
      <w:tr w:rsidR="00B4119A" w:rsidRPr="00AC45EA" w14:paraId="724B994B" w14:textId="77777777">
        <w:tc>
          <w:tcPr>
            <w:tcW w:w="2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F5DAA" w14:textId="77777777" w:rsidR="00B4119A" w:rsidRPr="00AC45EA" w:rsidRDefault="00000000">
            <w:pPr>
              <w:rPr>
                <w:sz w:val="28"/>
                <w:szCs w:val="28"/>
              </w:rPr>
            </w:pPr>
            <w:r>
              <w:rPr>
                <w:sz w:val="28"/>
                <w:szCs w:val="28"/>
              </w:rPr>
              <w:t>Messagerie asynchrone</w:t>
            </w:r>
          </w:p>
        </w:tc>
        <w:tc>
          <w:tcPr>
            <w:tcW w:w="62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901EC" w14:textId="77777777" w:rsidR="00B4119A" w:rsidRPr="00AC45EA" w:rsidRDefault="00000000">
            <w:pPr>
              <w:rPr>
                <w:sz w:val="28"/>
                <w:szCs w:val="28"/>
              </w:rPr>
            </w:pPr>
            <w:r>
              <w:rPr>
                <w:sz w:val="28"/>
                <w:szCs w:val="28"/>
              </w:rPr>
              <w:t>Apache Kafka ou RabbitMQ pour les événements asynchrones et le workflow</w:t>
            </w:r>
          </w:p>
        </w:tc>
      </w:tr>
      <w:tr w:rsidR="00B4119A" w:rsidRPr="00AC45EA" w14:paraId="46AD971E" w14:textId="77777777">
        <w:tc>
          <w:tcPr>
            <w:tcW w:w="2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4B4ED" w14:textId="77777777" w:rsidR="00B4119A" w:rsidRPr="00AC45EA" w:rsidRDefault="00000000">
            <w:pPr>
              <w:rPr>
                <w:sz w:val="28"/>
                <w:szCs w:val="28"/>
              </w:rPr>
            </w:pPr>
            <w:r>
              <w:rPr>
                <w:sz w:val="28"/>
                <w:szCs w:val="28"/>
              </w:rPr>
              <w:t>SMS / Chatbot Gateway</w:t>
            </w:r>
          </w:p>
        </w:tc>
        <w:tc>
          <w:tcPr>
            <w:tcW w:w="62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DCA7B" w14:textId="77777777" w:rsidR="00B4119A" w:rsidRPr="00AC45EA" w:rsidRDefault="00000000">
            <w:pPr>
              <w:rPr>
                <w:sz w:val="28"/>
                <w:szCs w:val="28"/>
              </w:rPr>
            </w:pPr>
            <w:r>
              <w:rPr>
                <w:sz w:val="28"/>
                <w:szCs w:val="28"/>
              </w:rPr>
              <w:t>Intégration API Twilio pour SMS ; API Facebook Messenger et WhatsApp Business</w:t>
            </w:r>
          </w:p>
        </w:tc>
      </w:tr>
      <w:tr w:rsidR="00B4119A" w:rsidRPr="00AC45EA" w14:paraId="63071BB3" w14:textId="77777777">
        <w:tc>
          <w:tcPr>
            <w:tcW w:w="2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B29DA" w14:textId="77777777" w:rsidR="00B4119A" w:rsidRPr="00AC45EA" w:rsidRDefault="00000000">
            <w:pPr>
              <w:rPr>
                <w:sz w:val="28"/>
                <w:szCs w:val="28"/>
              </w:rPr>
            </w:pPr>
            <w:r>
              <w:rPr>
                <w:sz w:val="28"/>
                <w:szCs w:val="28"/>
              </w:rPr>
              <w:t>Stockage fichiers</w:t>
            </w:r>
          </w:p>
        </w:tc>
        <w:tc>
          <w:tcPr>
            <w:tcW w:w="62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13C67" w14:textId="77777777" w:rsidR="00B4119A" w:rsidRPr="00AC45EA" w:rsidRDefault="00000000">
            <w:pPr>
              <w:rPr>
                <w:sz w:val="28"/>
                <w:szCs w:val="28"/>
              </w:rPr>
            </w:pPr>
            <w:r>
              <w:rPr>
                <w:sz w:val="28"/>
                <w:szCs w:val="28"/>
              </w:rPr>
              <w:t>Système de stockage objet compatible S3</w:t>
            </w:r>
          </w:p>
        </w:tc>
      </w:tr>
      <w:tr w:rsidR="00B4119A" w:rsidRPr="00AC45EA" w14:paraId="06F52755" w14:textId="77777777">
        <w:tc>
          <w:tcPr>
            <w:tcW w:w="2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E8B87" w14:textId="77777777" w:rsidR="00B4119A" w:rsidRPr="00AC45EA" w:rsidRDefault="00000000">
            <w:pPr>
              <w:rPr>
                <w:sz w:val="28"/>
                <w:szCs w:val="28"/>
              </w:rPr>
            </w:pPr>
            <w:r>
              <w:rPr>
                <w:sz w:val="28"/>
                <w:szCs w:val="28"/>
              </w:rPr>
              <w:t>IA et classification</w:t>
            </w:r>
          </w:p>
        </w:tc>
        <w:tc>
          <w:tcPr>
            <w:tcW w:w="62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B8A4C" w14:textId="77777777" w:rsidR="00B4119A" w:rsidRPr="00AC45EA" w:rsidRDefault="00000000">
            <w:pPr>
              <w:rPr>
                <w:sz w:val="28"/>
                <w:szCs w:val="28"/>
              </w:rPr>
            </w:pPr>
            <w:r>
              <w:rPr>
                <w:sz w:val="28"/>
                <w:szCs w:val="28"/>
              </w:rPr>
              <w:t>Module NLP (Transformers) pour classification automatique des plaintes P1–P7</w:t>
            </w:r>
          </w:p>
        </w:tc>
      </w:tr>
      <w:tr w:rsidR="00B4119A" w:rsidRPr="00AC45EA" w14:paraId="187E654A" w14:textId="77777777">
        <w:tc>
          <w:tcPr>
            <w:tcW w:w="2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29152" w14:textId="77777777" w:rsidR="00B4119A" w:rsidRPr="00AC45EA" w:rsidRDefault="00000000">
            <w:pPr>
              <w:rPr>
                <w:sz w:val="28"/>
                <w:szCs w:val="28"/>
              </w:rPr>
            </w:pPr>
            <w:r>
              <w:rPr>
                <w:sz w:val="28"/>
                <w:szCs w:val="28"/>
              </w:rPr>
              <w:t>Sécurité</w:t>
            </w:r>
          </w:p>
        </w:tc>
        <w:tc>
          <w:tcPr>
            <w:tcW w:w="62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DAC0E" w14:textId="77777777" w:rsidR="00B4119A" w:rsidRPr="00AC45EA" w:rsidRDefault="00000000">
            <w:pPr>
              <w:rPr>
                <w:sz w:val="28"/>
                <w:szCs w:val="28"/>
              </w:rPr>
            </w:pPr>
            <w:r>
              <w:rPr>
                <w:sz w:val="28"/>
                <w:szCs w:val="28"/>
              </w:rPr>
              <w:t>Chiffrement AES-256 au repos, TLS 1.3 en transit, MFA pour agents, RBAC, audit trail immuable</w:t>
            </w:r>
          </w:p>
        </w:tc>
      </w:tr>
      <w:tr w:rsidR="00B4119A" w:rsidRPr="00AC45EA" w14:paraId="76368F62" w14:textId="77777777">
        <w:tc>
          <w:tcPr>
            <w:tcW w:w="2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0906A" w14:textId="77777777" w:rsidR="00B4119A" w:rsidRPr="00AC45EA" w:rsidRDefault="00000000">
            <w:pPr>
              <w:rPr>
                <w:sz w:val="28"/>
                <w:szCs w:val="28"/>
              </w:rPr>
            </w:pPr>
            <w:r>
              <w:rPr>
                <w:sz w:val="28"/>
                <w:szCs w:val="28"/>
              </w:rPr>
              <w:t>Monitoring</w:t>
            </w:r>
          </w:p>
        </w:tc>
        <w:tc>
          <w:tcPr>
            <w:tcW w:w="62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105C0" w14:textId="77777777" w:rsidR="00B4119A" w:rsidRPr="00AC45EA" w:rsidRDefault="00000000">
            <w:pPr>
              <w:rPr>
                <w:sz w:val="28"/>
                <w:szCs w:val="28"/>
              </w:rPr>
            </w:pPr>
            <w:r>
              <w:rPr>
                <w:sz w:val="28"/>
                <w:szCs w:val="28"/>
              </w:rPr>
              <w:t>Prometheus + Grafana, alertes automatiques, SLA ≥ 99,5 %</w:t>
            </w:r>
          </w:p>
        </w:tc>
      </w:tr>
    </w:tbl>
    <w:p w14:paraId="26278D60" w14:textId="77777777" w:rsidR="00B4119A" w:rsidRPr="00AC45EA" w:rsidRDefault="00B4119A">
      <w:pPr>
        <w:spacing w:before="60" w:after="60"/>
        <w:rPr>
          <w:sz w:val="28"/>
          <w:szCs w:val="28"/>
        </w:rPr>
      </w:pPr>
    </w:p>
    <w:p w14:paraId="56676F92" w14:textId="77777777" w:rsidR="00B4119A" w:rsidRPr="00AC45EA" w:rsidRDefault="00000000">
      <w:pPr>
        <w:rPr>
          <w:sz w:val="28"/>
          <w:szCs w:val="28"/>
        </w:rPr>
      </w:pPr>
      <w:r>
        <w:rPr>
          <w:sz w:val="28"/>
          <w:szCs w:val="28"/>
        </w:rPr>
        <w:br w:type="page"/>
      </w:r>
    </w:p>
    <w:p w14:paraId="593009C1" w14:textId="77777777" w:rsidR="00B4119A" w:rsidRPr="00AC45EA" w:rsidRDefault="00000000">
      <w:pPr>
        <w:pStyle w:val="Titre1"/>
        <w:shd w:val="clear" w:color="auto" w:fill="1F4E79"/>
        <w:ind w:left="200" w:right="200"/>
        <w:rPr>
          <w:sz w:val="28"/>
          <w:szCs w:val="28"/>
        </w:rPr>
      </w:pPr>
      <w:r>
        <w:rPr>
          <w:sz w:val="28"/>
          <w:szCs w:val="28"/>
        </w:rPr>
        <w:lastRenderedPageBreak/>
        <w:t>14. PLANNING DU PROJET</w:t>
      </w:r>
    </w:p>
    <w:p w14:paraId="22F32986"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
        <w:gridCol w:w="2202"/>
        <w:gridCol w:w="4453"/>
        <w:gridCol w:w="1774"/>
      </w:tblGrid>
      <w:tr w:rsidR="00B4119A" w:rsidRPr="00AC45EA" w14:paraId="7D3AEAB8" w14:textId="77777777">
        <w:trPr>
          <w:tblHeader/>
        </w:trPr>
        <w:tc>
          <w:tcPr>
            <w:tcW w:w="6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CCF8C" w14:textId="77777777" w:rsidR="00B4119A" w:rsidRPr="00AC45EA" w:rsidRDefault="00000000">
            <w:pPr>
              <w:rPr>
                <w:sz w:val="28"/>
                <w:szCs w:val="28"/>
              </w:rPr>
            </w:pPr>
            <w:r>
              <w:rPr>
                <w:b/>
                <w:bCs/>
                <w:color w:val="FFFFFF"/>
                <w:sz w:val="28"/>
                <w:szCs w:val="28"/>
              </w:rPr>
              <w:t>N°</w:t>
            </w:r>
          </w:p>
        </w:tc>
        <w:tc>
          <w:tcPr>
            <w:tcW w:w="20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30DD7" w14:textId="77777777" w:rsidR="00B4119A" w:rsidRPr="00AC45EA" w:rsidRDefault="00000000">
            <w:pPr>
              <w:rPr>
                <w:sz w:val="28"/>
                <w:szCs w:val="28"/>
              </w:rPr>
            </w:pPr>
            <w:r>
              <w:rPr>
                <w:b/>
                <w:bCs/>
                <w:color w:val="FFFFFF"/>
                <w:sz w:val="28"/>
                <w:szCs w:val="28"/>
              </w:rPr>
              <w:t>Phase</w:t>
            </w:r>
          </w:p>
        </w:tc>
        <w:tc>
          <w:tcPr>
            <w:tcW w:w="4626"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6E519" w14:textId="77777777" w:rsidR="00B4119A" w:rsidRPr="00AC45EA" w:rsidRDefault="00000000">
            <w:pPr>
              <w:rPr>
                <w:sz w:val="28"/>
                <w:szCs w:val="28"/>
              </w:rPr>
            </w:pPr>
            <w:r>
              <w:rPr>
                <w:b/>
                <w:bCs/>
                <w:color w:val="FFFFFF"/>
                <w:sz w:val="28"/>
                <w:szCs w:val="28"/>
              </w:rPr>
              <w:t>Activités principales</w:t>
            </w:r>
          </w:p>
        </w:tc>
        <w:tc>
          <w:tcPr>
            <w:tcW w:w="18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FAA74" w14:textId="77777777" w:rsidR="00B4119A" w:rsidRPr="00AC45EA" w:rsidRDefault="00000000">
            <w:pPr>
              <w:rPr>
                <w:sz w:val="28"/>
                <w:szCs w:val="28"/>
              </w:rPr>
            </w:pPr>
            <w:r>
              <w:rPr>
                <w:b/>
                <w:bCs/>
                <w:color w:val="FFFFFF"/>
                <w:sz w:val="28"/>
                <w:szCs w:val="28"/>
              </w:rPr>
              <w:t>Durée</w:t>
            </w:r>
          </w:p>
        </w:tc>
      </w:tr>
      <w:tr w:rsidR="00B4119A" w:rsidRPr="00AC45EA" w14:paraId="4FBA8F9F" w14:textId="77777777">
        <w:tc>
          <w:tcPr>
            <w:tcW w:w="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B9917" w14:textId="77777777" w:rsidR="00B4119A" w:rsidRPr="00AC45EA" w:rsidRDefault="00000000">
            <w:pPr>
              <w:rPr>
                <w:sz w:val="28"/>
                <w:szCs w:val="28"/>
              </w:rPr>
            </w:pPr>
            <w:r>
              <w:rPr>
                <w:sz w:val="28"/>
                <w:szCs w:val="28"/>
              </w:rPr>
              <w:t>0</w:t>
            </w:r>
          </w:p>
        </w:tc>
        <w:tc>
          <w:tcPr>
            <w:tcW w:w="20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CF81F" w14:textId="77777777" w:rsidR="00B4119A" w:rsidRPr="00AC45EA" w:rsidRDefault="00000000">
            <w:pPr>
              <w:rPr>
                <w:sz w:val="28"/>
                <w:szCs w:val="28"/>
              </w:rPr>
            </w:pPr>
            <w:r>
              <w:rPr>
                <w:sz w:val="28"/>
                <w:szCs w:val="28"/>
              </w:rPr>
              <w:t>Initialisation</w:t>
            </w:r>
          </w:p>
        </w:tc>
        <w:tc>
          <w:tcPr>
            <w:tcW w:w="46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7A544" w14:textId="77777777" w:rsidR="00B4119A" w:rsidRPr="00AC45EA" w:rsidRDefault="00000000">
            <w:pPr>
              <w:rPr>
                <w:sz w:val="28"/>
                <w:szCs w:val="28"/>
              </w:rPr>
            </w:pPr>
            <w:r>
              <w:rPr>
                <w:sz w:val="28"/>
                <w:szCs w:val="28"/>
              </w:rPr>
              <w:t>Cadrage, constitution des équipes, atelier de lancement, finalisation du CDC</w:t>
            </w:r>
          </w:p>
        </w:tc>
        <w:tc>
          <w:tcPr>
            <w:tcW w:w="1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BD9AD" w14:textId="77777777" w:rsidR="00B4119A" w:rsidRPr="00AC45EA" w:rsidRDefault="00000000">
            <w:pPr>
              <w:rPr>
                <w:sz w:val="28"/>
                <w:szCs w:val="28"/>
              </w:rPr>
            </w:pPr>
            <w:r>
              <w:rPr>
                <w:sz w:val="28"/>
                <w:szCs w:val="28"/>
              </w:rPr>
              <w:t>1 semaine</w:t>
            </w:r>
          </w:p>
        </w:tc>
      </w:tr>
      <w:tr w:rsidR="00B4119A" w:rsidRPr="00AC45EA" w14:paraId="30C622E1" w14:textId="77777777">
        <w:tc>
          <w:tcPr>
            <w:tcW w:w="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4B56E" w14:textId="77777777" w:rsidR="00B4119A" w:rsidRPr="00AC45EA" w:rsidRDefault="00000000">
            <w:pPr>
              <w:rPr>
                <w:sz w:val="28"/>
                <w:szCs w:val="28"/>
              </w:rPr>
            </w:pPr>
            <w:r>
              <w:rPr>
                <w:sz w:val="28"/>
                <w:szCs w:val="28"/>
              </w:rPr>
              <w:t>1</w:t>
            </w:r>
          </w:p>
        </w:tc>
        <w:tc>
          <w:tcPr>
            <w:tcW w:w="20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121A9" w14:textId="77777777" w:rsidR="00B4119A" w:rsidRPr="00AC45EA" w:rsidRDefault="00000000">
            <w:pPr>
              <w:rPr>
                <w:sz w:val="28"/>
                <w:szCs w:val="28"/>
              </w:rPr>
            </w:pPr>
            <w:r>
              <w:rPr>
                <w:sz w:val="28"/>
                <w:szCs w:val="28"/>
              </w:rPr>
              <w:t>Conception</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55565" w14:textId="77777777" w:rsidR="00B4119A" w:rsidRPr="00AC45EA" w:rsidRDefault="00000000">
            <w:pPr>
              <w:rPr>
                <w:sz w:val="28"/>
                <w:szCs w:val="28"/>
              </w:rPr>
            </w:pPr>
            <w:r>
              <w:rPr>
                <w:sz w:val="28"/>
                <w:szCs w:val="28"/>
              </w:rPr>
              <w:t>Spécifications détaillées, maquettage UX/UI, choix d'architecture technique, modélisation workflow</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9C70D" w14:textId="77777777" w:rsidR="00B4119A" w:rsidRPr="00AC45EA" w:rsidRDefault="00000000">
            <w:pPr>
              <w:rPr>
                <w:sz w:val="28"/>
                <w:szCs w:val="28"/>
              </w:rPr>
            </w:pPr>
            <w:r>
              <w:rPr>
                <w:sz w:val="28"/>
                <w:szCs w:val="28"/>
              </w:rPr>
              <w:t>1,5 semaines</w:t>
            </w:r>
          </w:p>
        </w:tc>
      </w:tr>
      <w:tr w:rsidR="00B4119A" w:rsidRPr="00AC45EA" w14:paraId="5380AAED" w14:textId="77777777">
        <w:tc>
          <w:tcPr>
            <w:tcW w:w="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4CD9B" w14:textId="77777777" w:rsidR="00B4119A" w:rsidRPr="00AC45EA" w:rsidRDefault="00000000">
            <w:pPr>
              <w:rPr>
                <w:sz w:val="28"/>
                <w:szCs w:val="28"/>
              </w:rPr>
            </w:pPr>
            <w:r>
              <w:rPr>
                <w:sz w:val="28"/>
                <w:szCs w:val="28"/>
              </w:rPr>
              <w:t>2</w:t>
            </w:r>
          </w:p>
        </w:tc>
        <w:tc>
          <w:tcPr>
            <w:tcW w:w="20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0922B" w14:textId="77777777" w:rsidR="00B4119A" w:rsidRPr="00AC45EA" w:rsidRDefault="00000000">
            <w:pPr>
              <w:rPr>
                <w:sz w:val="28"/>
                <w:szCs w:val="28"/>
              </w:rPr>
            </w:pPr>
            <w:r>
              <w:rPr>
                <w:sz w:val="28"/>
                <w:szCs w:val="28"/>
              </w:rPr>
              <w:t>Développement</w:t>
            </w:r>
          </w:p>
        </w:tc>
        <w:tc>
          <w:tcPr>
            <w:tcW w:w="46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453D1" w14:textId="77777777" w:rsidR="00B4119A" w:rsidRPr="00AC45EA" w:rsidRDefault="00000000">
            <w:pPr>
              <w:rPr>
                <w:sz w:val="28"/>
                <w:szCs w:val="28"/>
              </w:rPr>
            </w:pPr>
            <w:r>
              <w:rPr>
                <w:sz w:val="28"/>
                <w:szCs w:val="28"/>
              </w:rPr>
              <w:t>Développement des modules prioritaires (collecte, enregistrement, workflow, suivi usager), tests unitaires et d'intégration</w:t>
            </w:r>
          </w:p>
        </w:tc>
        <w:tc>
          <w:tcPr>
            <w:tcW w:w="1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02462" w14:textId="77777777" w:rsidR="00B4119A" w:rsidRPr="00AC45EA" w:rsidRDefault="00000000">
            <w:pPr>
              <w:rPr>
                <w:sz w:val="28"/>
                <w:szCs w:val="28"/>
              </w:rPr>
            </w:pPr>
            <w:r>
              <w:rPr>
                <w:sz w:val="28"/>
                <w:szCs w:val="28"/>
              </w:rPr>
              <w:t>3 semaines</w:t>
            </w:r>
          </w:p>
        </w:tc>
      </w:tr>
      <w:tr w:rsidR="00B4119A" w:rsidRPr="00AC45EA" w14:paraId="3AC1BDC7" w14:textId="77777777">
        <w:tc>
          <w:tcPr>
            <w:tcW w:w="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A3273" w14:textId="77777777" w:rsidR="00B4119A" w:rsidRPr="00AC45EA" w:rsidRDefault="00000000">
            <w:pPr>
              <w:rPr>
                <w:sz w:val="28"/>
                <w:szCs w:val="28"/>
              </w:rPr>
            </w:pPr>
            <w:r>
              <w:rPr>
                <w:sz w:val="28"/>
                <w:szCs w:val="28"/>
              </w:rPr>
              <w:t>3</w:t>
            </w:r>
          </w:p>
        </w:tc>
        <w:tc>
          <w:tcPr>
            <w:tcW w:w="20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E0BEB" w14:textId="77777777" w:rsidR="00B4119A" w:rsidRPr="00AC45EA" w:rsidRDefault="00000000">
            <w:pPr>
              <w:rPr>
                <w:sz w:val="28"/>
                <w:szCs w:val="28"/>
              </w:rPr>
            </w:pPr>
            <w:r>
              <w:rPr>
                <w:sz w:val="28"/>
                <w:szCs w:val="28"/>
              </w:rPr>
              <w:t>Tests et corrections</w:t>
            </w:r>
          </w:p>
        </w:tc>
        <w:tc>
          <w:tcPr>
            <w:tcW w:w="46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BFB4E" w14:textId="77777777" w:rsidR="00B4119A" w:rsidRPr="00AC45EA" w:rsidRDefault="00000000">
            <w:pPr>
              <w:rPr>
                <w:sz w:val="28"/>
                <w:szCs w:val="28"/>
              </w:rPr>
            </w:pPr>
            <w:r>
              <w:rPr>
                <w:sz w:val="28"/>
                <w:szCs w:val="28"/>
              </w:rPr>
              <w:t>Tests fonctionnels, correction des anomalies, tests de charge et de sécurité, préparation de la démo</w:t>
            </w:r>
          </w:p>
        </w:tc>
        <w:tc>
          <w:tcPr>
            <w:tcW w:w="18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4BD5F" w14:textId="77777777" w:rsidR="00B4119A" w:rsidRPr="00AC45EA" w:rsidRDefault="00000000">
            <w:pPr>
              <w:rPr>
                <w:sz w:val="28"/>
                <w:szCs w:val="28"/>
              </w:rPr>
            </w:pPr>
            <w:r>
              <w:rPr>
                <w:sz w:val="28"/>
                <w:szCs w:val="28"/>
              </w:rPr>
              <w:t>1 semaine</w:t>
            </w:r>
          </w:p>
        </w:tc>
      </w:tr>
      <w:tr w:rsidR="00B4119A" w:rsidRPr="00AC45EA" w14:paraId="040B962A" w14:textId="77777777">
        <w:tc>
          <w:tcPr>
            <w:tcW w:w="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A5415" w14:textId="77777777" w:rsidR="00B4119A" w:rsidRPr="00AC45EA" w:rsidRDefault="00000000">
            <w:pPr>
              <w:rPr>
                <w:sz w:val="28"/>
                <w:szCs w:val="28"/>
              </w:rPr>
            </w:pPr>
            <w:r>
              <w:rPr>
                <w:sz w:val="28"/>
                <w:szCs w:val="28"/>
              </w:rPr>
              <w:t>4</w:t>
            </w:r>
          </w:p>
        </w:tc>
        <w:tc>
          <w:tcPr>
            <w:tcW w:w="20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88CD5" w14:textId="77777777" w:rsidR="00B4119A" w:rsidRPr="00AC45EA" w:rsidRDefault="00000000">
            <w:pPr>
              <w:rPr>
                <w:sz w:val="28"/>
                <w:szCs w:val="28"/>
              </w:rPr>
            </w:pPr>
            <w:r>
              <w:rPr>
                <w:sz w:val="28"/>
                <w:szCs w:val="28"/>
              </w:rPr>
              <w:t>Finalisation et soutenance</w:t>
            </w:r>
          </w:p>
        </w:tc>
        <w:tc>
          <w:tcPr>
            <w:tcW w:w="46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FB41B" w14:textId="77777777" w:rsidR="00B4119A" w:rsidRPr="00AC45EA" w:rsidRDefault="00000000">
            <w:pPr>
              <w:rPr>
                <w:sz w:val="28"/>
                <w:szCs w:val="28"/>
              </w:rPr>
            </w:pPr>
            <w:r>
              <w:rPr>
                <w:sz w:val="28"/>
                <w:szCs w:val="28"/>
              </w:rPr>
              <w:t>Finalisation de la documentation, préparation de la présentation, soutenance</w:t>
            </w:r>
          </w:p>
        </w:tc>
        <w:tc>
          <w:tcPr>
            <w:tcW w:w="18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D1281" w14:textId="77777777" w:rsidR="00B4119A" w:rsidRPr="00AC45EA" w:rsidRDefault="00000000">
            <w:pPr>
              <w:rPr>
                <w:sz w:val="28"/>
                <w:szCs w:val="28"/>
              </w:rPr>
            </w:pPr>
            <w:r>
              <w:rPr>
                <w:sz w:val="28"/>
                <w:szCs w:val="28"/>
              </w:rPr>
              <w:t>0,5 semaine</w:t>
            </w:r>
          </w:p>
        </w:tc>
      </w:tr>
    </w:tbl>
    <w:p w14:paraId="4B8C7EAE" w14:textId="77777777" w:rsidR="00B4119A" w:rsidRPr="00AC45EA" w:rsidRDefault="00B4119A">
      <w:pPr>
        <w:spacing w:before="60" w:after="60"/>
        <w:rPr>
          <w:sz w:val="28"/>
          <w:szCs w:val="28"/>
        </w:rPr>
      </w:pPr>
    </w:p>
    <w:p w14:paraId="67E4C69B" w14:textId="77777777" w:rsidR="00B4119A" w:rsidRPr="00AC45EA" w:rsidRDefault="00000000">
      <w:pPr>
        <w:rPr>
          <w:sz w:val="28"/>
          <w:szCs w:val="28"/>
        </w:rPr>
      </w:pPr>
      <w:r>
        <w:rPr>
          <w:sz w:val="28"/>
          <w:szCs w:val="28"/>
        </w:rPr>
        <w:br w:type="page"/>
      </w:r>
    </w:p>
    <w:p w14:paraId="4EA409A4" w14:textId="77777777" w:rsidR="00B4119A" w:rsidRPr="00AC45EA" w:rsidRDefault="00000000">
      <w:pPr>
        <w:pStyle w:val="Titre1"/>
        <w:shd w:val="clear" w:color="auto" w:fill="1F4E79"/>
        <w:ind w:left="200" w:right="200"/>
        <w:rPr>
          <w:sz w:val="28"/>
          <w:szCs w:val="28"/>
        </w:rPr>
      </w:pPr>
      <w:r>
        <w:rPr>
          <w:sz w:val="28"/>
          <w:szCs w:val="28"/>
        </w:rPr>
        <w:lastRenderedPageBreak/>
        <w:t>15. LIVRABLES ATTENDUS</w:t>
      </w:r>
    </w:p>
    <w:p w14:paraId="0612B08C"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426"/>
      </w:tblGrid>
      <w:tr w:rsidR="00B4119A" w:rsidRPr="00AC45EA" w14:paraId="008BFCD5" w14:textId="77777777">
        <w:trPr>
          <w:tblHeader/>
        </w:trPr>
        <w:tc>
          <w:tcPr>
            <w:tcW w:w="6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BA7C7" w14:textId="77777777" w:rsidR="00B4119A" w:rsidRPr="00AC45EA" w:rsidRDefault="00000000">
            <w:pPr>
              <w:rPr>
                <w:sz w:val="28"/>
                <w:szCs w:val="28"/>
              </w:rPr>
            </w:pPr>
            <w:r>
              <w:rPr>
                <w:b/>
                <w:bCs/>
                <w:color w:val="FFFFFF"/>
                <w:sz w:val="28"/>
                <w:szCs w:val="28"/>
              </w:rPr>
              <w:t>N°</w:t>
            </w:r>
          </w:p>
        </w:tc>
        <w:tc>
          <w:tcPr>
            <w:tcW w:w="30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04A9E" w14:textId="77777777" w:rsidR="00B4119A" w:rsidRPr="00AC45EA" w:rsidRDefault="00000000">
            <w:pPr>
              <w:rPr>
                <w:sz w:val="28"/>
                <w:szCs w:val="28"/>
              </w:rPr>
            </w:pPr>
            <w:r>
              <w:rPr>
                <w:b/>
                <w:bCs/>
                <w:color w:val="FFFFFF"/>
                <w:sz w:val="28"/>
                <w:szCs w:val="28"/>
              </w:rPr>
              <w:t>Livrable</w:t>
            </w:r>
          </w:p>
        </w:tc>
        <w:tc>
          <w:tcPr>
            <w:tcW w:w="5426"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B7A9F" w14:textId="77777777" w:rsidR="00B4119A" w:rsidRPr="00AC45EA" w:rsidRDefault="00000000">
            <w:pPr>
              <w:rPr>
                <w:sz w:val="28"/>
                <w:szCs w:val="28"/>
              </w:rPr>
            </w:pPr>
            <w:r>
              <w:rPr>
                <w:b/>
                <w:bCs/>
                <w:color w:val="FFFFFF"/>
                <w:sz w:val="28"/>
                <w:szCs w:val="28"/>
              </w:rPr>
              <w:t>Description</w:t>
            </w:r>
          </w:p>
        </w:tc>
      </w:tr>
      <w:tr w:rsidR="00B4119A" w:rsidRPr="00AC45EA" w14:paraId="23310CF6" w14:textId="77777777">
        <w:tc>
          <w:tcPr>
            <w:tcW w:w="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F2D68" w14:textId="77777777" w:rsidR="00B4119A" w:rsidRPr="00AC45EA" w:rsidRDefault="00000000">
            <w:pPr>
              <w:rPr>
                <w:sz w:val="28"/>
                <w:szCs w:val="28"/>
              </w:rPr>
            </w:pPr>
            <w:r>
              <w:rPr>
                <w:sz w:val="28"/>
                <w:szCs w:val="28"/>
              </w:rPr>
              <w:t>1</w:t>
            </w:r>
          </w:p>
        </w:tc>
        <w:tc>
          <w:tcPr>
            <w:tcW w:w="30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DA0D5" w14:textId="77777777" w:rsidR="00B4119A" w:rsidRPr="00AC45EA" w:rsidRDefault="00000000">
            <w:pPr>
              <w:rPr>
                <w:sz w:val="28"/>
                <w:szCs w:val="28"/>
              </w:rPr>
            </w:pPr>
            <w:r>
              <w:rPr>
                <w:sz w:val="28"/>
                <w:szCs w:val="28"/>
              </w:rPr>
              <w:t>Cahier des Charges (CDC)</w:t>
            </w:r>
          </w:p>
        </w:tc>
        <w:tc>
          <w:tcPr>
            <w:tcW w:w="5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FFD9C" w14:textId="77777777" w:rsidR="00B4119A" w:rsidRPr="00AC45EA" w:rsidRDefault="00000000">
            <w:pPr>
              <w:rPr>
                <w:sz w:val="28"/>
                <w:szCs w:val="28"/>
              </w:rPr>
            </w:pPr>
            <w:r>
              <w:rPr>
                <w:sz w:val="28"/>
                <w:szCs w:val="28"/>
              </w:rPr>
              <w:t>Le présent document — Version 2.0 avec workflow complet</w:t>
            </w:r>
          </w:p>
        </w:tc>
      </w:tr>
      <w:tr w:rsidR="00B4119A" w:rsidRPr="00AC45EA" w14:paraId="4F7EC794" w14:textId="77777777">
        <w:tc>
          <w:tcPr>
            <w:tcW w:w="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AF131" w14:textId="77777777" w:rsidR="00B4119A" w:rsidRPr="00AC45EA" w:rsidRDefault="00000000">
            <w:pPr>
              <w:rPr>
                <w:sz w:val="28"/>
                <w:szCs w:val="28"/>
              </w:rPr>
            </w:pPr>
            <w:r>
              <w:rPr>
                <w:sz w:val="28"/>
                <w:szCs w:val="28"/>
              </w:rPr>
              <w:t>2</w:t>
            </w:r>
          </w:p>
        </w:tc>
        <w:tc>
          <w:tcPr>
            <w:tcW w:w="30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3A4A4" w14:textId="77777777" w:rsidR="00B4119A" w:rsidRPr="00AC45EA" w:rsidRDefault="00000000">
            <w:pPr>
              <w:rPr>
                <w:sz w:val="28"/>
                <w:szCs w:val="28"/>
              </w:rPr>
            </w:pPr>
            <w:r>
              <w:rPr>
                <w:sz w:val="28"/>
                <w:szCs w:val="28"/>
              </w:rPr>
              <w:t>Maquettes et prototypes validés</w:t>
            </w:r>
          </w:p>
        </w:tc>
        <w:tc>
          <w:tcPr>
            <w:tcW w:w="5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FF820" w14:textId="77777777" w:rsidR="00B4119A" w:rsidRPr="00AC45EA" w:rsidRDefault="00000000">
            <w:pPr>
              <w:rPr>
                <w:sz w:val="28"/>
                <w:szCs w:val="28"/>
              </w:rPr>
            </w:pPr>
            <w:r>
              <w:rPr>
                <w:sz w:val="28"/>
                <w:szCs w:val="28"/>
              </w:rPr>
              <w:t>Interfaces web, mobile, chatbot et SMS</w:t>
            </w:r>
          </w:p>
        </w:tc>
      </w:tr>
      <w:tr w:rsidR="00B4119A" w:rsidRPr="00AC45EA" w14:paraId="1CD21113" w14:textId="77777777">
        <w:tc>
          <w:tcPr>
            <w:tcW w:w="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B5E98" w14:textId="77777777" w:rsidR="00B4119A" w:rsidRPr="00AC45EA" w:rsidRDefault="00000000">
            <w:pPr>
              <w:rPr>
                <w:sz w:val="28"/>
                <w:szCs w:val="28"/>
              </w:rPr>
            </w:pPr>
            <w:r>
              <w:rPr>
                <w:sz w:val="28"/>
                <w:szCs w:val="28"/>
              </w:rPr>
              <w:t>3</w:t>
            </w:r>
          </w:p>
        </w:tc>
        <w:tc>
          <w:tcPr>
            <w:tcW w:w="30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8C14A" w14:textId="77777777" w:rsidR="00B4119A" w:rsidRPr="00AC45EA" w:rsidRDefault="00000000">
            <w:pPr>
              <w:rPr>
                <w:sz w:val="28"/>
                <w:szCs w:val="28"/>
              </w:rPr>
            </w:pPr>
            <w:r>
              <w:rPr>
                <w:sz w:val="28"/>
                <w:szCs w:val="28"/>
              </w:rPr>
              <w:t>Code source documenté</w:t>
            </w:r>
          </w:p>
        </w:tc>
        <w:tc>
          <w:tcPr>
            <w:tcW w:w="5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C0614" w14:textId="77777777" w:rsidR="00B4119A" w:rsidRPr="00AC45EA" w:rsidRDefault="00000000">
            <w:pPr>
              <w:rPr>
                <w:sz w:val="28"/>
                <w:szCs w:val="28"/>
              </w:rPr>
            </w:pPr>
            <w:r>
              <w:rPr>
                <w:sz w:val="28"/>
                <w:szCs w:val="28"/>
              </w:rPr>
              <w:t>Repository Git versionné avec README et documentation technique</w:t>
            </w:r>
          </w:p>
        </w:tc>
      </w:tr>
      <w:tr w:rsidR="00B4119A" w:rsidRPr="00AC45EA" w14:paraId="1317DCD2" w14:textId="77777777">
        <w:tc>
          <w:tcPr>
            <w:tcW w:w="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5B748" w14:textId="77777777" w:rsidR="00B4119A" w:rsidRPr="00AC45EA" w:rsidRDefault="00000000">
            <w:pPr>
              <w:rPr>
                <w:sz w:val="28"/>
                <w:szCs w:val="28"/>
              </w:rPr>
            </w:pPr>
            <w:r>
              <w:rPr>
                <w:sz w:val="28"/>
                <w:szCs w:val="28"/>
              </w:rPr>
              <w:t>4</w:t>
            </w:r>
          </w:p>
        </w:tc>
        <w:tc>
          <w:tcPr>
            <w:tcW w:w="30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51389" w14:textId="77777777" w:rsidR="00B4119A" w:rsidRPr="00AC45EA" w:rsidRDefault="00000000">
            <w:pPr>
              <w:rPr>
                <w:sz w:val="28"/>
                <w:szCs w:val="28"/>
              </w:rPr>
            </w:pPr>
            <w:r>
              <w:rPr>
                <w:sz w:val="28"/>
                <w:szCs w:val="28"/>
              </w:rPr>
              <w:t>Documentation utilisateur</w:t>
            </w:r>
          </w:p>
        </w:tc>
        <w:tc>
          <w:tcPr>
            <w:tcW w:w="5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B2218" w14:textId="77777777" w:rsidR="00B4119A" w:rsidRPr="00AC45EA" w:rsidRDefault="00000000">
            <w:pPr>
              <w:rPr>
                <w:sz w:val="28"/>
                <w:szCs w:val="28"/>
              </w:rPr>
            </w:pPr>
            <w:r>
              <w:rPr>
                <w:sz w:val="28"/>
                <w:szCs w:val="28"/>
              </w:rPr>
              <w:t>Guide usager, guide PFE, guide gestionnaire, guide DDS</w:t>
            </w:r>
          </w:p>
        </w:tc>
      </w:tr>
      <w:tr w:rsidR="00B4119A" w:rsidRPr="00AC45EA" w14:paraId="29C66785" w14:textId="77777777">
        <w:tc>
          <w:tcPr>
            <w:tcW w:w="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F1F8F" w14:textId="77777777" w:rsidR="00B4119A" w:rsidRPr="00AC45EA" w:rsidRDefault="00000000">
            <w:pPr>
              <w:rPr>
                <w:sz w:val="28"/>
                <w:szCs w:val="28"/>
              </w:rPr>
            </w:pPr>
            <w:r>
              <w:rPr>
                <w:sz w:val="28"/>
                <w:szCs w:val="28"/>
              </w:rPr>
              <w:t>5</w:t>
            </w:r>
          </w:p>
        </w:tc>
        <w:tc>
          <w:tcPr>
            <w:tcW w:w="30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A7E6D" w14:textId="77777777" w:rsidR="00B4119A" w:rsidRPr="00AC45EA" w:rsidRDefault="00000000">
            <w:pPr>
              <w:rPr>
                <w:sz w:val="28"/>
                <w:szCs w:val="28"/>
              </w:rPr>
            </w:pPr>
            <w:r>
              <w:rPr>
                <w:sz w:val="28"/>
                <w:szCs w:val="28"/>
              </w:rPr>
              <w:t>Rapport de tests</w:t>
            </w:r>
          </w:p>
        </w:tc>
        <w:tc>
          <w:tcPr>
            <w:tcW w:w="5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0EE64" w14:textId="77777777" w:rsidR="00B4119A" w:rsidRPr="00AC45EA" w:rsidRDefault="00000000">
            <w:pPr>
              <w:rPr>
                <w:sz w:val="28"/>
                <w:szCs w:val="28"/>
              </w:rPr>
            </w:pPr>
            <w:r>
              <w:rPr>
                <w:sz w:val="28"/>
                <w:szCs w:val="28"/>
              </w:rPr>
              <w:t>Tests unitaires, intégration, charge et sécurité</w:t>
            </w:r>
          </w:p>
        </w:tc>
      </w:tr>
      <w:tr w:rsidR="00B4119A" w:rsidRPr="00AC45EA" w14:paraId="1A10DC90" w14:textId="77777777">
        <w:tc>
          <w:tcPr>
            <w:tcW w:w="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E1017" w14:textId="77777777" w:rsidR="00B4119A" w:rsidRPr="00AC45EA" w:rsidRDefault="00000000">
            <w:pPr>
              <w:rPr>
                <w:sz w:val="28"/>
                <w:szCs w:val="28"/>
              </w:rPr>
            </w:pPr>
            <w:r>
              <w:rPr>
                <w:sz w:val="28"/>
                <w:szCs w:val="28"/>
              </w:rPr>
              <w:t>6</w:t>
            </w:r>
          </w:p>
        </w:tc>
        <w:tc>
          <w:tcPr>
            <w:tcW w:w="30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C13BA" w14:textId="77777777" w:rsidR="00B4119A" w:rsidRPr="00AC45EA" w:rsidRDefault="00000000">
            <w:pPr>
              <w:rPr>
                <w:sz w:val="28"/>
                <w:szCs w:val="28"/>
              </w:rPr>
            </w:pPr>
            <w:r>
              <w:rPr>
                <w:sz w:val="28"/>
                <w:szCs w:val="28"/>
              </w:rPr>
              <w:t>Tableau de bord KPIs</w:t>
            </w:r>
          </w:p>
        </w:tc>
        <w:tc>
          <w:tcPr>
            <w:tcW w:w="5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DAA74" w14:textId="77777777" w:rsidR="00B4119A" w:rsidRPr="00AC45EA" w:rsidRDefault="00000000">
            <w:pPr>
              <w:rPr>
                <w:sz w:val="28"/>
                <w:szCs w:val="28"/>
              </w:rPr>
            </w:pPr>
            <w:r>
              <w:rPr>
                <w:sz w:val="28"/>
                <w:szCs w:val="28"/>
              </w:rPr>
              <w:t>Opérationnel avec données de démonstration pour la soutenance</w:t>
            </w:r>
          </w:p>
        </w:tc>
      </w:tr>
      <w:tr w:rsidR="00B4119A" w:rsidRPr="00AC45EA" w14:paraId="770C6F0A" w14:textId="77777777">
        <w:tc>
          <w:tcPr>
            <w:tcW w:w="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A518A" w14:textId="77777777" w:rsidR="00B4119A" w:rsidRPr="00AC45EA" w:rsidRDefault="00000000">
            <w:pPr>
              <w:rPr>
                <w:sz w:val="28"/>
                <w:szCs w:val="28"/>
              </w:rPr>
            </w:pPr>
            <w:r>
              <w:rPr>
                <w:sz w:val="28"/>
                <w:szCs w:val="28"/>
              </w:rPr>
              <w:t>7</w:t>
            </w:r>
          </w:p>
        </w:tc>
        <w:tc>
          <w:tcPr>
            <w:tcW w:w="30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6CAB7" w14:textId="77777777" w:rsidR="00B4119A" w:rsidRPr="00AC45EA" w:rsidRDefault="00000000">
            <w:pPr>
              <w:rPr>
                <w:sz w:val="28"/>
                <w:szCs w:val="28"/>
              </w:rPr>
            </w:pPr>
            <w:r>
              <w:rPr>
                <w:sz w:val="28"/>
                <w:szCs w:val="28"/>
              </w:rPr>
              <w:t>Présentation de soutenance</w:t>
            </w:r>
          </w:p>
        </w:tc>
        <w:tc>
          <w:tcPr>
            <w:tcW w:w="5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B8F11" w14:textId="77777777" w:rsidR="00B4119A" w:rsidRPr="00AC45EA" w:rsidRDefault="00000000">
            <w:pPr>
              <w:rPr>
                <w:sz w:val="28"/>
                <w:szCs w:val="28"/>
              </w:rPr>
            </w:pPr>
            <w:r>
              <w:rPr>
                <w:sz w:val="28"/>
                <w:szCs w:val="28"/>
              </w:rPr>
              <w:t>Slides et démo fonctionnelle de la plateforme</w:t>
            </w:r>
          </w:p>
        </w:tc>
      </w:tr>
    </w:tbl>
    <w:p w14:paraId="330CDA2E" w14:textId="77777777" w:rsidR="00B4119A" w:rsidRPr="00AC45EA" w:rsidRDefault="00B4119A">
      <w:pPr>
        <w:spacing w:before="60" w:after="60"/>
        <w:rPr>
          <w:sz w:val="28"/>
          <w:szCs w:val="28"/>
        </w:rPr>
      </w:pPr>
    </w:p>
    <w:p w14:paraId="0F1AE0D1" w14:textId="77777777" w:rsidR="00B4119A" w:rsidRPr="00AC45EA" w:rsidRDefault="00000000">
      <w:pPr>
        <w:rPr>
          <w:sz w:val="28"/>
          <w:szCs w:val="28"/>
        </w:rPr>
      </w:pPr>
      <w:r>
        <w:rPr>
          <w:sz w:val="28"/>
          <w:szCs w:val="28"/>
        </w:rPr>
        <w:br w:type="page"/>
      </w:r>
    </w:p>
    <w:p w14:paraId="152F7E0E" w14:textId="77777777" w:rsidR="00B4119A" w:rsidRPr="00AC45EA" w:rsidRDefault="00000000">
      <w:pPr>
        <w:pStyle w:val="Titre1"/>
        <w:shd w:val="clear" w:color="auto" w:fill="1F4E79"/>
        <w:ind w:left="200" w:right="200"/>
        <w:rPr>
          <w:sz w:val="28"/>
          <w:szCs w:val="28"/>
        </w:rPr>
      </w:pPr>
      <w:r>
        <w:rPr>
          <w:sz w:val="28"/>
          <w:szCs w:val="28"/>
        </w:rPr>
        <w:lastRenderedPageBreak/>
        <w:t>ANNEXE — GLOSSAIRE</w:t>
      </w:r>
    </w:p>
    <w:p w14:paraId="5A03A78A" w14:textId="77777777" w:rsidR="00B4119A" w:rsidRPr="00AC45EA" w:rsidRDefault="00B4119A">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B4119A" w:rsidRPr="00AC45EA" w14:paraId="0AE75131" w14:textId="77777777">
        <w:trPr>
          <w:tblHeader/>
        </w:trPr>
        <w:tc>
          <w:tcPr>
            <w:tcW w:w="1600"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F4BC6" w14:textId="77777777" w:rsidR="00B4119A" w:rsidRPr="00AC45EA" w:rsidRDefault="00000000">
            <w:pPr>
              <w:rPr>
                <w:sz w:val="28"/>
                <w:szCs w:val="28"/>
              </w:rPr>
            </w:pPr>
            <w:r>
              <w:rPr>
                <w:b/>
                <w:bCs/>
                <w:color w:val="FFFFFF"/>
                <w:sz w:val="28"/>
                <w:szCs w:val="28"/>
              </w:rPr>
              <w:t>Terme</w:t>
            </w:r>
          </w:p>
        </w:tc>
        <w:tc>
          <w:tcPr>
            <w:tcW w:w="7426" w:type="dxa"/>
            <w:shd w:val="clear" w:color="auto" w:fill="1F4E79"/>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AC152" w14:textId="77777777" w:rsidR="00B4119A" w:rsidRPr="00AC45EA" w:rsidRDefault="00000000">
            <w:pPr>
              <w:rPr>
                <w:sz w:val="28"/>
                <w:szCs w:val="28"/>
              </w:rPr>
            </w:pPr>
            <w:r>
              <w:rPr>
                <w:b/>
                <w:bCs/>
                <w:color w:val="FFFFFF"/>
                <w:sz w:val="28"/>
                <w:szCs w:val="28"/>
              </w:rPr>
              <w:t>Définition</w:t>
            </w:r>
          </w:p>
        </w:tc>
      </w:tr>
      <w:tr w:rsidR="00B4119A" w:rsidRPr="00AC45EA" w14:paraId="60C3838E" w14:textId="77777777">
        <w:tc>
          <w:tcPr>
            <w:tcW w:w="1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27594" w14:textId="77777777" w:rsidR="00B4119A" w:rsidRPr="00AC45EA" w:rsidRDefault="00000000">
            <w:pPr>
              <w:rPr>
                <w:sz w:val="28"/>
                <w:szCs w:val="28"/>
              </w:rPr>
            </w:pPr>
            <w:r>
              <w:rPr>
                <w:sz w:val="28"/>
                <w:szCs w:val="28"/>
              </w:rPr>
              <w:t>CDC</w:t>
            </w:r>
          </w:p>
        </w:tc>
        <w:tc>
          <w:tcPr>
            <w:tcW w:w="7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5921F" w14:textId="77777777" w:rsidR="00B4119A" w:rsidRPr="00AC45EA" w:rsidRDefault="00000000">
            <w:pPr>
              <w:rPr>
                <w:sz w:val="28"/>
                <w:szCs w:val="28"/>
              </w:rPr>
            </w:pPr>
            <w:r>
              <w:rPr>
                <w:sz w:val="28"/>
                <w:szCs w:val="28"/>
              </w:rPr>
              <w:t>Cahier des Charges — document de référence définissant les exigences du projet</w:t>
            </w:r>
          </w:p>
        </w:tc>
      </w:tr>
      <w:tr w:rsidR="00B4119A" w:rsidRPr="00AC45EA" w14:paraId="417A0A1A" w14:textId="77777777">
        <w:tc>
          <w:tcPr>
            <w:tcW w:w="1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AC5B0" w14:textId="77777777" w:rsidR="00B4119A" w:rsidRPr="00AC45EA" w:rsidRDefault="00000000">
            <w:pPr>
              <w:rPr>
                <w:sz w:val="28"/>
                <w:szCs w:val="28"/>
              </w:rPr>
            </w:pPr>
            <w:r>
              <w:rPr>
                <w:sz w:val="28"/>
                <w:szCs w:val="28"/>
              </w:rPr>
              <w:t>DDS</w:t>
            </w:r>
          </w:p>
        </w:tc>
        <w:tc>
          <w:tcPr>
            <w:tcW w:w="7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EC862" w14:textId="77777777" w:rsidR="00B4119A" w:rsidRPr="00AC45EA" w:rsidRDefault="00000000">
            <w:pPr>
              <w:rPr>
                <w:sz w:val="28"/>
                <w:szCs w:val="28"/>
              </w:rPr>
            </w:pPr>
            <w:r>
              <w:rPr>
                <w:sz w:val="28"/>
                <w:szCs w:val="28"/>
              </w:rPr>
              <w:t>Direction Départementale de la Santé — autorité sanitaire au niveau des 12 départements du Bénin</w:t>
            </w:r>
          </w:p>
        </w:tc>
      </w:tr>
      <w:tr w:rsidR="00B4119A" w:rsidRPr="00AC45EA" w14:paraId="5CD3005B" w14:textId="77777777">
        <w:tc>
          <w:tcPr>
            <w:tcW w:w="1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2719F" w14:textId="77777777" w:rsidR="00B4119A" w:rsidRPr="00AC45EA" w:rsidRDefault="00000000">
            <w:pPr>
              <w:rPr>
                <w:sz w:val="28"/>
                <w:szCs w:val="28"/>
              </w:rPr>
            </w:pPr>
            <w:r>
              <w:rPr>
                <w:sz w:val="28"/>
                <w:szCs w:val="28"/>
              </w:rPr>
              <w:t>DQSS</w:t>
            </w:r>
          </w:p>
        </w:tc>
        <w:tc>
          <w:tcPr>
            <w:tcW w:w="7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DA2FF" w14:textId="77777777" w:rsidR="00B4119A" w:rsidRPr="00AC45EA" w:rsidRDefault="00000000">
            <w:pPr>
              <w:rPr>
                <w:sz w:val="28"/>
                <w:szCs w:val="28"/>
              </w:rPr>
            </w:pPr>
            <w:r>
              <w:rPr>
                <w:sz w:val="28"/>
                <w:szCs w:val="28"/>
              </w:rPr>
              <w:t>Direction de la Qualité et de la Surveillance Sanitaire du Ministère de la Santé du Bénin</w:t>
            </w:r>
          </w:p>
        </w:tc>
      </w:tr>
      <w:tr w:rsidR="00B4119A" w:rsidRPr="00AC45EA" w14:paraId="6985979F" w14:textId="77777777">
        <w:tc>
          <w:tcPr>
            <w:tcW w:w="1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18D3C" w14:textId="77777777" w:rsidR="00B4119A" w:rsidRPr="00AC45EA" w:rsidRDefault="00000000">
            <w:pPr>
              <w:rPr>
                <w:sz w:val="28"/>
                <w:szCs w:val="28"/>
              </w:rPr>
            </w:pPr>
            <w:r>
              <w:rPr>
                <w:sz w:val="28"/>
                <w:szCs w:val="28"/>
              </w:rPr>
              <w:t>KPI</w:t>
            </w:r>
          </w:p>
        </w:tc>
        <w:tc>
          <w:tcPr>
            <w:tcW w:w="7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3F909" w14:textId="77777777" w:rsidR="00B4119A" w:rsidRPr="00AC45EA" w:rsidRDefault="00000000">
            <w:pPr>
              <w:rPr>
                <w:sz w:val="28"/>
                <w:szCs w:val="28"/>
              </w:rPr>
            </w:pPr>
            <w:r>
              <w:rPr>
                <w:sz w:val="28"/>
                <w:szCs w:val="28"/>
              </w:rPr>
              <w:t>Key Performance Indicator — indicateur clé de performance mesurant l'efficacité du traitement</w:t>
            </w:r>
          </w:p>
        </w:tc>
      </w:tr>
      <w:tr w:rsidR="00B4119A" w:rsidRPr="00AC45EA" w14:paraId="5A9E7789" w14:textId="77777777">
        <w:tc>
          <w:tcPr>
            <w:tcW w:w="1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6A84C" w14:textId="77777777" w:rsidR="00B4119A" w:rsidRPr="00AC45EA" w:rsidRDefault="00000000">
            <w:pPr>
              <w:rPr>
                <w:sz w:val="28"/>
                <w:szCs w:val="28"/>
              </w:rPr>
            </w:pPr>
            <w:r>
              <w:rPr>
                <w:sz w:val="28"/>
                <w:szCs w:val="28"/>
              </w:rPr>
              <w:t>MFA</w:t>
            </w:r>
          </w:p>
        </w:tc>
        <w:tc>
          <w:tcPr>
            <w:tcW w:w="7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336EA" w14:textId="77777777" w:rsidR="00B4119A" w:rsidRPr="00AC45EA" w:rsidRDefault="00000000">
            <w:pPr>
              <w:rPr>
                <w:sz w:val="28"/>
                <w:szCs w:val="28"/>
              </w:rPr>
            </w:pPr>
            <w:r>
              <w:rPr>
                <w:sz w:val="28"/>
                <w:szCs w:val="28"/>
              </w:rPr>
              <w:t>Multi-Factor Authentication — authentification à plusieurs facteurs pour les agents</w:t>
            </w:r>
          </w:p>
        </w:tc>
      </w:tr>
      <w:tr w:rsidR="00B4119A" w:rsidRPr="00AC45EA" w14:paraId="732E10FF" w14:textId="77777777">
        <w:tc>
          <w:tcPr>
            <w:tcW w:w="1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CBC62" w14:textId="77777777" w:rsidR="00B4119A" w:rsidRPr="00AC45EA" w:rsidRDefault="00000000">
            <w:pPr>
              <w:rPr>
                <w:sz w:val="28"/>
                <w:szCs w:val="28"/>
              </w:rPr>
            </w:pPr>
            <w:r>
              <w:rPr>
                <w:sz w:val="28"/>
                <w:szCs w:val="28"/>
              </w:rPr>
              <w:t>NLP</w:t>
            </w:r>
          </w:p>
        </w:tc>
        <w:tc>
          <w:tcPr>
            <w:tcW w:w="7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A782" w14:textId="77777777" w:rsidR="00B4119A" w:rsidRPr="00AC45EA" w:rsidRDefault="00000000">
            <w:pPr>
              <w:rPr>
                <w:sz w:val="28"/>
                <w:szCs w:val="28"/>
              </w:rPr>
            </w:pPr>
            <w:r>
              <w:rPr>
                <w:sz w:val="28"/>
                <w:szCs w:val="28"/>
              </w:rPr>
              <w:t>Natural Language Processing — traitement automatique du langage naturel pour la classification IA</w:t>
            </w:r>
          </w:p>
        </w:tc>
      </w:tr>
      <w:tr w:rsidR="00B4119A" w:rsidRPr="00AC45EA" w14:paraId="498251C2" w14:textId="77777777">
        <w:tc>
          <w:tcPr>
            <w:tcW w:w="1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F009F" w14:textId="77777777" w:rsidR="00B4119A" w:rsidRPr="00AC45EA" w:rsidRDefault="00000000">
            <w:pPr>
              <w:rPr>
                <w:sz w:val="28"/>
                <w:szCs w:val="28"/>
              </w:rPr>
            </w:pPr>
            <w:r>
              <w:rPr>
                <w:sz w:val="28"/>
                <w:szCs w:val="28"/>
              </w:rPr>
              <w:t>NPS</w:t>
            </w:r>
          </w:p>
        </w:tc>
        <w:tc>
          <w:tcPr>
            <w:tcW w:w="7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7A282" w14:textId="77777777" w:rsidR="00B4119A" w:rsidRPr="00AC45EA" w:rsidRDefault="00000000">
            <w:pPr>
              <w:rPr>
                <w:sz w:val="28"/>
                <w:szCs w:val="28"/>
              </w:rPr>
            </w:pPr>
            <w:r>
              <w:rPr>
                <w:sz w:val="28"/>
                <w:szCs w:val="28"/>
              </w:rPr>
              <w:t>Net Promoter Score — indicateur de satisfaction et fidélité mesuré à la clôture de chaque plainte</w:t>
            </w:r>
          </w:p>
        </w:tc>
      </w:tr>
      <w:tr w:rsidR="00B4119A" w:rsidRPr="00AC45EA" w14:paraId="65125098" w14:textId="77777777">
        <w:tc>
          <w:tcPr>
            <w:tcW w:w="1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7551F" w14:textId="77777777" w:rsidR="00B4119A" w:rsidRPr="00AC45EA" w:rsidRDefault="00000000">
            <w:pPr>
              <w:rPr>
                <w:sz w:val="28"/>
                <w:szCs w:val="28"/>
              </w:rPr>
            </w:pPr>
            <w:r>
              <w:rPr>
                <w:sz w:val="28"/>
                <w:szCs w:val="28"/>
              </w:rPr>
              <w:t>PFE</w:t>
            </w:r>
          </w:p>
        </w:tc>
        <w:tc>
          <w:tcPr>
            <w:tcW w:w="7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95158" w14:textId="77777777" w:rsidR="00B4119A" w:rsidRPr="00AC45EA" w:rsidRDefault="00000000">
            <w:pPr>
              <w:rPr>
                <w:sz w:val="28"/>
                <w:szCs w:val="28"/>
              </w:rPr>
            </w:pPr>
            <w:r>
              <w:rPr>
                <w:sz w:val="28"/>
                <w:szCs w:val="28"/>
              </w:rPr>
              <w:t>Point Focal Établissement — agent désigné comme pivot central du traitement des plaintes</w:t>
            </w:r>
          </w:p>
        </w:tc>
      </w:tr>
      <w:tr w:rsidR="00B4119A" w:rsidRPr="00AC45EA" w14:paraId="4AF07E3B" w14:textId="77777777">
        <w:tc>
          <w:tcPr>
            <w:tcW w:w="1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AB6D5" w14:textId="77777777" w:rsidR="00B4119A" w:rsidRPr="00AC45EA" w:rsidRDefault="00000000">
            <w:pPr>
              <w:rPr>
                <w:sz w:val="28"/>
                <w:szCs w:val="28"/>
              </w:rPr>
            </w:pPr>
            <w:r>
              <w:rPr>
                <w:sz w:val="28"/>
                <w:szCs w:val="28"/>
              </w:rPr>
              <w:t>PGPUSS</w:t>
            </w:r>
          </w:p>
        </w:tc>
        <w:tc>
          <w:tcPr>
            <w:tcW w:w="7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4B42A" w14:textId="77777777" w:rsidR="00B4119A" w:rsidRPr="00AC45EA" w:rsidRDefault="00000000">
            <w:pPr>
              <w:rPr>
                <w:sz w:val="28"/>
                <w:szCs w:val="28"/>
              </w:rPr>
            </w:pPr>
            <w:r>
              <w:rPr>
                <w:sz w:val="28"/>
                <w:szCs w:val="28"/>
              </w:rPr>
              <w:t>Plateforme de Gestion des Plaintes des Usagers des Services de Santé au Bénin</w:t>
            </w:r>
          </w:p>
        </w:tc>
      </w:tr>
      <w:tr w:rsidR="00B4119A" w:rsidRPr="00AC45EA" w14:paraId="055D03B1" w14:textId="77777777">
        <w:tc>
          <w:tcPr>
            <w:tcW w:w="1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78883" w14:textId="77777777" w:rsidR="00B4119A" w:rsidRPr="00AC45EA" w:rsidRDefault="00000000">
            <w:pPr>
              <w:rPr>
                <w:sz w:val="28"/>
                <w:szCs w:val="28"/>
              </w:rPr>
            </w:pPr>
            <w:r>
              <w:rPr>
                <w:sz w:val="28"/>
                <w:szCs w:val="28"/>
              </w:rPr>
              <w:t>RBAC</w:t>
            </w:r>
          </w:p>
        </w:tc>
        <w:tc>
          <w:tcPr>
            <w:tcW w:w="7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CAC5C" w14:textId="77777777" w:rsidR="00B4119A" w:rsidRPr="00AC45EA" w:rsidRDefault="00000000">
            <w:pPr>
              <w:rPr>
                <w:sz w:val="28"/>
                <w:szCs w:val="28"/>
              </w:rPr>
            </w:pPr>
            <w:r>
              <w:rPr>
                <w:sz w:val="28"/>
                <w:szCs w:val="28"/>
              </w:rPr>
              <w:t>Role-Based Access Control — contrôle d'accès basé sur les rôles (principe du moindre privilège)</w:t>
            </w:r>
          </w:p>
        </w:tc>
      </w:tr>
      <w:tr w:rsidR="00B4119A" w:rsidRPr="00AC45EA" w14:paraId="5BF0E54A" w14:textId="77777777">
        <w:tc>
          <w:tcPr>
            <w:tcW w:w="1600"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34E9A" w14:textId="77777777" w:rsidR="00B4119A" w:rsidRPr="00AC45EA" w:rsidRDefault="00000000">
            <w:pPr>
              <w:rPr>
                <w:sz w:val="28"/>
                <w:szCs w:val="28"/>
              </w:rPr>
            </w:pPr>
            <w:r>
              <w:rPr>
                <w:sz w:val="28"/>
                <w:szCs w:val="28"/>
              </w:rPr>
              <w:t>SLA</w:t>
            </w:r>
          </w:p>
        </w:tc>
        <w:tc>
          <w:tcPr>
            <w:tcW w:w="7426" w:type="dxa"/>
            <w:shd w:val="clear" w:color="auto" w:fill="F2F2F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B57B7" w14:textId="77777777" w:rsidR="00B4119A" w:rsidRPr="00AC45EA" w:rsidRDefault="00000000">
            <w:pPr>
              <w:rPr>
                <w:sz w:val="28"/>
                <w:szCs w:val="28"/>
              </w:rPr>
            </w:pPr>
            <w:r>
              <w:rPr>
                <w:sz w:val="28"/>
                <w:szCs w:val="28"/>
              </w:rPr>
              <w:t>Service Level Agreement — accord sur le niveau de service garanti (disponibilité ≥ 99,5 %)</w:t>
            </w:r>
          </w:p>
        </w:tc>
      </w:tr>
      <w:tr w:rsidR="00B4119A" w:rsidRPr="00AC45EA" w14:paraId="0F4C4CF4" w14:textId="77777777">
        <w:tc>
          <w:tcPr>
            <w:tcW w:w="1600"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9319B" w14:textId="77777777" w:rsidR="00B4119A" w:rsidRPr="00AC45EA" w:rsidRDefault="00000000">
            <w:pPr>
              <w:rPr>
                <w:sz w:val="28"/>
                <w:szCs w:val="28"/>
              </w:rPr>
            </w:pPr>
            <w:r>
              <w:rPr>
                <w:sz w:val="28"/>
                <w:szCs w:val="28"/>
              </w:rPr>
              <w:t>WCAG</w:t>
            </w:r>
          </w:p>
        </w:tc>
        <w:tc>
          <w:tcPr>
            <w:tcW w:w="7426" w:type="dxa"/>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0EC76" w14:textId="77777777" w:rsidR="00B4119A" w:rsidRPr="00AC45EA" w:rsidRDefault="00000000">
            <w:pPr>
              <w:rPr>
                <w:sz w:val="28"/>
                <w:szCs w:val="28"/>
              </w:rPr>
            </w:pPr>
            <w:r>
              <w:rPr>
                <w:sz w:val="28"/>
                <w:szCs w:val="28"/>
              </w:rPr>
              <w:t>Web Content Accessibility Guidelines — critères d'accessibilité web (niveau AA minimum)</w:t>
            </w:r>
          </w:p>
        </w:tc>
      </w:tr>
      <w:tr w:rsidR="00BB0001">
        <w:tc>
          <w:tcPr>
            <w:tcW w:w="16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0000C" w14:textId="77777777" w:rsidR="00BB0001" w:rsidRDefault="00BB0001">
            <w:pPr>
              <w:spacing w:before="40" w:after="40"/>
            </w:pPr>
            <w:r>
              <w:rPr>
                <w:rFonts w:ascii="Arial" w:hAnsi="Arial" w:cs="Arial"/>
                <w:b/>
                <w:bCs/>
                <w:sz w:val="20"/>
                <w:szCs w:val="20"/>
                <w:color w:val="1F4E79"/>
              </w:rPr>
              <w:t xml:space="preserve">136</w:t>
            </w:r>
          </w:p>
        </w:tc>
        <w:tc>
          <w:tcPr>
            <w:tcW w:w="74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0000D" w14:textId="77777777" w:rsidR="00BB0001" w:rsidRDefault="00BB0001">
            <w:pPr>
              <w:spacing w:before="40" w:after="40"/>
            </w:pPr>
            <w:r>
              <w:rPr>
                <w:rFonts w:ascii="Arial" w:hAnsi="Arial" w:cs="Arial"/>
                <w:sz w:val="20"/>
                <w:szCs w:val="20"/>
              </w:rPr>
              <w:t xml:space="preserve">Ligne verte nationale du Ministère de la Santé du Bénin — numéro court gratuit pour le dépôt verbal de plaintes via le call center</w:t>
            </w:r>
          </w:p>
        </w:tc>
      </w:tr>
      <w:tr w:rsidR="00BB0001">
        <w:tc>
          <w:tcPr>
            <w:tcW w:w="16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0000E" w14:textId="77777777" w:rsidR="00BB0001" w:rsidRDefault="00BB0001">
            <w:pPr>
              <w:spacing w:before="40" w:after="40"/>
            </w:pPr>
            <w:r>
              <w:rPr>
                <w:rFonts w:ascii="Arial" w:hAnsi="Arial" w:cs="Arial"/>
                <w:b/>
                <w:bCs/>
                <w:sz w:val="20"/>
                <w:szCs w:val="20"/>
                <w:color w:val="1F4E79"/>
              </w:rPr>
              <w:t xml:space="preserve">PFE</w:t>
            </w:r>
          </w:p>
        </w:tc>
        <w:tc>
          <w:tcPr>
            <w:tcW w:w="74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0000F" w14:textId="77777777" w:rsidR="00BB0001" w:rsidRDefault="00BB0001">
            <w:pPr>
              <w:spacing w:before="40" w:after="40"/>
            </w:pPr>
            <w:r>
              <w:rPr>
                <w:rFonts w:ascii="Arial" w:hAnsi="Arial" w:cs="Arial"/>
                <w:sz w:val="20"/>
                <w:szCs w:val="20"/>
              </w:rPr>
              <w:t xml:space="preserve">Point Focal Établissement — agent désigné comme pivot central du traitement des plaintes au niveau d’une formation sanitaire</w:t>
            </w:r>
          </w:p>
        </w:tc>
      </w:tr>
      <w:tr w:rsidR="00BB0001">
        <w:tc>
          <w:tcPr>
            <w:tcW w:w="16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00010" w14:textId="77777777" w:rsidR="00BB0001" w:rsidRDefault="00BB0001">
            <w:pPr>
              <w:spacing w:before="40" w:after="40"/>
            </w:pPr>
            <w:r>
              <w:rPr>
                <w:rFonts w:ascii="Arial" w:hAnsi="Arial" w:cs="Arial"/>
                <w:b/>
                <w:bCs/>
                <w:sz w:val="20"/>
                <w:szCs w:val="20"/>
                <w:color w:val="1F4E79"/>
              </w:rPr>
              <w:t xml:space="preserve">PF-DDS</w:t>
            </w:r>
          </w:p>
        </w:tc>
        <w:tc>
          <w:tcPr>
            <w:tcW w:w="74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00011" w14:textId="77777777" w:rsidR="00BB0001" w:rsidRDefault="00BB0001">
            <w:pPr>
              <w:spacing w:before="40" w:after="40"/>
            </w:pPr>
            <w:r>
              <w:rPr>
                <w:rFonts w:ascii="Arial" w:hAnsi="Arial" w:cs="Arial"/>
                <w:sz w:val="20"/>
                <w:szCs w:val="20"/>
              </w:rPr>
              <w:t xml:space="preserve">Point Focal Direction Départementale de la Santé — responsable de la coordination des plaintes au niveau départemental</w:t>
            </w:r>
          </w:p>
        </w:tc>
      </w:tr>
      <w:tr w:rsidR="00BB0001">
        <w:tc>
          <w:tcPr>
            <w:tcW w:w="16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00012" w14:textId="77777777" w:rsidR="00BB0001" w:rsidRDefault="00BB0001">
            <w:pPr>
              <w:spacing w:before="40" w:after="40"/>
            </w:pPr>
            <w:r>
              <w:rPr>
                <w:rFonts w:ascii="Arial" w:hAnsi="Arial" w:cs="Arial"/>
                <w:b/>
                <w:bCs/>
                <w:sz w:val="20"/>
                <w:szCs w:val="20"/>
                <w:color w:val="1F4E79"/>
              </w:rPr>
              <w:t xml:space="preserve">PFZS</w:t>
            </w:r>
          </w:p>
        </w:tc>
        <w:tc>
          <w:tcPr>
            <w:tcW w:w="74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00013" w14:textId="77777777" w:rsidR="00BB0001" w:rsidRDefault="00BB0001">
            <w:pPr>
              <w:spacing w:before="40" w:after="40"/>
            </w:pPr>
            <w:r>
              <w:rPr>
                <w:rFonts w:ascii="Arial" w:hAnsi="Arial" w:cs="Arial"/>
                <w:sz w:val="20"/>
                <w:szCs w:val="20"/>
              </w:rPr>
              <w:t xml:space="preserve">Point Focal Zone Sanitaire — agent coordonnant les plaintes de toutes les formations sanitaires d’une même zone sanitaire</w:t>
            </w:r>
          </w:p>
        </w:tc>
      </w:tr>
      <w:tr w:rsidR="00BB0001">
        <w:tc>
          <w:tcPr>
            <w:tcW w:w="16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00014" w14:textId="77777777" w:rsidR="00BB0001" w:rsidRDefault="00BB0001">
            <w:pPr>
              <w:spacing w:before="40" w:after="40"/>
            </w:pPr>
            <w:r>
              <w:rPr>
                <w:rFonts w:ascii="Arial" w:hAnsi="Arial" w:cs="Arial"/>
                <w:b/>
                <w:bCs/>
                <w:sz w:val="20"/>
                <w:szCs w:val="20"/>
                <w:color w:val="1F4E79"/>
              </w:rPr>
              <w:t xml:space="preserve">PNUSS</w:t>
            </w:r>
          </w:p>
        </w:tc>
        <w:tc>
          <w:tcPr>
            <w:tcW w:w="74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00015" w14:textId="77777777" w:rsidR="00BB0001" w:rsidRDefault="00BB0001">
            <w:pPr>
              <w:spacing w:before="40" w:after="40"/>
            </w:pPr>
            <w:r>
              <w:rPr>
                <w:rFonts w:ascii="Arial" w:hAnsi="Arial" w:cs="Arial"/>
                <w:sz w:val="20"/>
                <w:szCs w:val="20"/>
              </w:rPr>
              <w:t xml:space="preserve">Plateforme Nationale des Usagers des Services de Santé — organe de promotion et de défense des droits des usagers, présent à tous les niveaux de la pyramide sanitaire</w:t>
            </w:r>
          </w:p>
        </w:tc>
      </w:tr>
      <w:tr w:rsidR="00BB0001">
        <w:tc>
          <w:tcPr>
            <w:tcW w:w="16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00016" w14:textId="77777777" w:rsidR="00BB0001" w:rsidRDefault="00BB0001">
            <w:pPr>
              <w:spacing w:before="40" w:after="40"/>
            </w:pPr>
            <w:r>
              <w:rPr>
                <w:rFonts w:ascii="Arial" w:hAnsi="Arial" w:cs="Arial"/>
                <w:b/>
                <w:bCs/>
                <w:sz w:val="20"/>
                <w:szCs w:val="20"/>
                <w:color w:val="1F4E79"/>
              </w:rPr>
              <w:t xml:space="preserve">Pyramide sanitaire</w:t>
            </w:r>
          </w:p>
        </w:tc>
        <w:tc>
          <w:tcPr>
            <w:tcW w:w="74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00017" w14:textId="77777777" w:rsidR="00BB0001" w:rsidRDefault="00BB0001">
            <w:pPr>
              <w:spacing w:before="40" w:after="40"/>
            </w:pPr>
            <w:r>
              <w:rPr>
                <w:rFonts w:ascii="Arial" w:hAnsi="Arial" w:cs="Arial"/>
                <w:sz w:val="20"/>
                <w:szCs w:val="20"/>
              </w:rPr>
              <w:t xml:space="preserve">Organisation hiérarchique du système de santé béninois en 4 niveaux : périphérique (formations sanitaires), zone sanitaire, départemental (DDS) et national (Ministère)</w:t>
            </w:r>
          </w:p>
        </w:tc>
      </w:tr>
      <w:tr w:rsidR="00BB0001">
        <w:tc>
          <w:tcPr>
            <w:tcW w:w="16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000002" w14:textId="77777777" w:rsidR="00BB0001" w:rsidRDefault="00BB0001">
            <w:pPr>
              <w:spacing w:before="40" w:after="40"/>
            </w:pPr>
            <w:r>
              <w:rPr>
                <w:rFonts w:ascii="Arial" w:hAnsi="Arial" w:cs="Arial"/>
                <w:b/>
                <w:bCs/>
                <w:sz w:val="20"/>
                <w:szCs w:val="20"/>
                <w:color w:val="1F4E79"/>
              </w:rPr>
              <w:t xml:space="preserve">136</w:t>
            </w:r>
          </w:p>
        </w:tc>
        <w:tc>
          <w:tcPr>
            <w:tcW w:w="74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000003" w14:textId="77777777" w:rsidR="00BB0001" w:rsidRDefault="00BB0001">
            <w:pPr>
              <w:spacing w:before="40" w:after="40"/>
            </w:pPr>
            <w:r>
              <w:rPr>
                <w:rFonts w:ascii="Arial" w:hAnsi="Arial" w:cs="Arial"/>
                <w:sz w:val="20"/>
                <w:szCs w:val="20"/>
              </w:rPr>
              <w:t xml:space="preserve">Ligne verte nationale du Ministère de la Santé du Bénin — numéro court gratuit pour le dépôt verbal de plaintes via le call center</w:t>
            </w:r>
          </w:p>
        </w:tc>
      </w:tr>
      <w:tr w:rsidR="00BB0001">
        <w:tc>
          <w:tcPr>
            <w:tcW w:w="16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000004" w14:textId="77777777" w:rsidR="00BB0001" w:rsidRDefault="00BB0001">
            <w:pPr>
              <w:spacing w:before="40" w:after="40"/>
            </w:pPr>
            <w:r>
              <w:rPr>
                <w:rFonts w:ascii="Arial" w:hAnsi="Arial" w:cs="Arial"/>
                <w:b/>
                <w:bCs/>
                <w:sz w:val="20"/>
                <w:szCs w:val="20"/>
                <w:color w:val="1F4E79"/>
              </w:rPr>
              <w:t xml:space="preserve">PFE</w:t>
            </w:r>
          </w:p>
        </w:tc>
        <w:tc>
          <w:tcPr>
            <w:tcW w:w="74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000005" w14:textId="77777777" w:rsidR="00BB0001" w:rsidRDefault="00BB0001">
            <w:pPr>
              <w:spacing w:before="40" w:after="40"/>
            </w:pPr>
            <w:r>
              <w:rPr>
                <w:rFonts w:ascii="Arial" w:hAnsi="Arial" w:cs="Arial"/>
                <w:sz w:val="20"/>
                <w:szCs w:val="20"/>
              </w:rPr>
              <w:t xml:space="preserve">Point Focal Établissement — agent désigné comme pivot central du traitement des plaintes au niveau d’une formation sanitaire</w:t>
            </w:r>
          </w:p>
        </w:tc>
      </w:tr>
      <w:tr w:rsidR="00BB0001">
        <w:tc>
          <w:tcPr>
            <w:tcW w:w="16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000006" w14:textId="77777777" w:rsidR="00BB0001" w:rsidRDefault="00BB0001">
            <w:pPr>
              <w:spacing w:before="40" w:after="40"/>
            </w:pPr>
            <w:r>
              <w:rPr>
                <w:rFonts w:ascii="Arial" w:hAnsi="Arial" w:cs="Arial"/>
                <w:b/>
                <w:bCs/>
                <w:sz w:val="20"/>
                <w:szCs w:val="20"/>
                <w:color w:val="1F4E79"/>
              </w:rPr>
              <w:t xml:space="preserve">PF-DDS</w:t>
            </w:r>
          </w:p>
        </w:tc>
        <w:tc>
          <w:tcPr>
            <w:tcW w:w="74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000007" w14:textId="77777777" w:rsidR="00BB0001" w:rsidRDefault="00BB0001">
            <w:pPr>
              <w:spacing w:before="40" w:after="40"/>
            </w:pPr>
            <w:r>
              <w:rPr>
                <w:rFonts w:ascii="Arial" w:hAnsi="Arial" w:cs="Arial"/>
                <w:sz w:val="20"/>
                <w:szCs w:val="20"/>
              </w:rPr>
              <w:t xml:space="preserve">Point Focal Direction Départementale de la Santé — responsable coordination des plaintes au niveau départemental</w:t>
            </w:r>
          </w:p>
        </w:tc>
      </w:tr>
      <w:tr w:rsidR="00BB0001">
        <w:tc>
          <w:tcPr>
            <w:tcW w:w="16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000008" w14:textId="77777777" w:rsidR="00BB0001" w:rsidRDefault="00BB0001">
            <w:pPr>
              <w:spacing w:before="40" w:after="40"/>
            </w:pPr>
            <w:r>
              <w:rPr>
                <w:rFonts w:ascii="Arial" w:hAnsi="Arial" w:cs="Arial"/>
                <w:b/>
                <w:bCs/>
                <w:sz w:val="20"/>
                <w:szCs w:val="20"/>
                <w:color w:val="1F4E79"/>
              </w:rPr>
              <w:t xml:space="preserve">PFZS</w:t>
            </w:r>
          </w:p>
        </w:tc>
        <w:tc>
          <w:tcPr>
            <w:tcW w:w="74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000009" w14:textId="77777777" w:rsidR="00BB0001" w:rsidRDefault="00BB0001">
            <w:pPr>
              <w:spacing w:before="40" w:after="40"/>
            </w:pPr>
            <w:r>
              <w:rPr>
                <w:rFonts w:ascii="Arial" w:hAnsi="Arial" w:cs="Arial"/>
                <w:sz w:val="20"/>
                <w:szCs w:val="20"/>
              </w:rPr>
              <w:t xml:space="preserve">Point Focal Zone Sanitaire — agent coordonnant les plaintes de toutes les formations d’une même zone sanitaire</w:t>
            </w:r>
          </w:p>
        </w:tc>
      </w:tr>
      <w:tr w:rsidR="00BB0001">
        <w:tc>
          <w:tcPr>
            <w:tcW w:w="16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00000A" w14:textId="77777777" w:rsidR="00BB0001" w:rsidRDefault="00BB0001">
            <w:pPr>
              <w:spacing w:before="40" w:after="40"/>
            </w:pPr>
            <w:r>
              <w:rPr>
                <w:rFonts w:ascii="Arial" w:hAnsi="Arial" w:cs="Arial"/>
                <w:b/>
                <w:bCs/>
                <w:sz w:val="20"/>
                <w:szCs w:val="20"/>
                <w:color w:val="1F4E79"/>
              </w:rPr>
              <w:t xml:space="preserve">PNUSS</w:t>
            </w:r>
          </w:p>
        </w:tc>
        <w:tc>
          <w:tcPr>
            <w:tcW w:w="74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00000B" w14:textId="77777777" w:rsidR="00BB0001" w:rsidRDefault="00BB0001">
            <w:pPr>
              <w:spacing w:before="40" w:after="40"/>
            </w:pPr>
            <w:r>
              <w:rPr>
                <w:rFonts w:ascii="Arial" w:hAnsi="Arial" w:cs="Arial"/>
                <w:sz w:val="20"/>
                <w:szCs w:val="20"/>
              </w:rPr>
              <w:t xml:space="preserve">Plateforme Nationale des Usagers des Services de Santé — organe de promotion et de défense des droits des usagers, présent à tous les niveaux de la pyramide sanitaire</w:t>
            </w:r>
          </w:p>
        </w:tc>
      </w:tr>
      <w:tr w:rsidR="00BB0001">
        <w:tc>
          <w:tcPr>
            <w:tcW w:w="1600" w:type="dxa"/>
            <w:shd w:val="clear" w:color="auto" w:fill="BDD7EE"/>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00000C" w14:textId="77777777" w:rsidR="00BB0001" w:rsidRDefault="00BB0001">
            <w:pPr>
              <w:spacing w:before="40" w:after="40"/>
            </w:pPr>
            <w:r>
              <w:rPr>
                <w:rFonts w:ascii="Arial" w:hAnsi="Arial" w:cs="Arial"/>
                <w:b/>
                <w:bCs/>
                <w:sz w:val="20"/>
                <w:szCs w:val="20"/>
                <w:color w:val="1F4E79"/>
              </w:rPr>
              <w:t xml:space="preserve">Pyramide sanitaire</w:t>
            </w:r>
          </w:p>
        </w:tc>
        <w:tc>
          <w:tcPr>
            <w:tcW w:w="7426" w:type="dxa"/>
            <w:shd w:val="clear" w:color="auto" w:fill="FFFFFF"/>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00000D" w14:textId="77777777" w:rsidR="00BB0001" w:rsidRDefault="00BB0001">
            <w:pPr>
              <w:spacing w:before="40" w:after="40"/>
            </w:pPr>
            <w:r>
              <w:rPr>
                <w:rFonts w:ascii="Arial" w:hAnsi="Arial" w:cs="Arial"/>
                <w:sz w:val="20"/>
                <w:szCs w:val="20"/>
              </w:rPr>
              <w:t xml:space="preserve">Organisation hiérarchique du système de santé béninois en 4 niveaux : périphérique (formations sanitaires), zone sanitaire, départemental (DDS), national (Ministère)</w:t>
            </w:r>
          </w:p>
        </w:tc>
      </w:tr>
    </w:tbl>
    <w:p w14:paraId="7D30D732" w14:textId="77777777" w:rsidR="00B4119A" w:rsidRPr="00AC45EA" w:rsidRDefault="00B4119A">
      <w:pPr>
        <w:spacing w:before="60" w:after="60"/>
        <w:rPr>
          <w:sz w:val="28"/>
          <w:szCs w:val="28"/>
        </w:rPr>
      </w:pPr>
    </w:p>
    <w:sectPr w:rsidR="00B4119A" w:rsidRPr="00AC45EA">
      <w:footerReference w:type="default" r:id="rId12"/>
      <w:pgSz w:w="11906" w:h="16838"/>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OKE Sévérin [SANTE]" w:date="2026-05-19T11:36:00Z" w:initials="OS">
    <w:p w14:paraId="17F0FCF5" w14:textId="77777777" w:rsidR="00C446B6" w:rsidRDefault="00C446B6" w:rsidP="00C446B6">
      <w:pPr>
        <w:pStyle w:val="Commentaire"/>
      </w:pPr>
      <w:r>
        <w:rPr>
          <w:rStyle w:val="Marquedecommentaire"/>
        </w:rPr>
        <w:annotationRef/>
      </w:r>
      <w:r>
        <w:t>Insérer le canal de reception des plaintes par le call center du ministère à travers la ligne verte 136</w:t>
      </w:r>
    </w:p>
  </w:comment>
  <w:comment w:id="10" w:author="OKE Sévérin [SANTE]" w:date="2026-05-19T13:23:00Z" w:initials="OS">
    <w:p w14:paraId="3ED81B71" w14:textId="77777777" w:rsidR="00C6037B" w:rsidRDefault="00C6037B" w:rsidP="00C6037B">
      <w:pPr>
        <w:pStyle w:val="Commentaire"/>
      </w:pPr>
      <w:r>
        <w:rPr>
          <w:rStyle w:val="Marquedecommentaire"/>
        </w:rPr>
        <w:annotationRef/>
      </w:r>
      <w:r>
        <w:t>Voici l’image de la pyramide sanitaire : Niveau national (Ministère) - Niveau départemental(DDS)- Niveau zone sanitaire ( regroupe plusieurs communes exple: la zone sanitaire Bembéréké sinendé)-Niveau périphérique (les formations sanitaires publiques/privées). Le point focal Zone sanitaire coordonne et gère toutes les plaintes des structures de soins de son aire géographique et rends compte à la hiérarchie. Le niveau DDS coordonne toutes les plaintes du département, il gère les plaintes de priorité élevée et rend compte au niveau national. Le niveau national a une visibilité sur toutes les plaintes,</w:t>
      </w:r>
      <w:r>
        <w:br/>
        <w:t>NB : Prevoir pour chaque niveau de la pyramide sanitaire un point focal</w:t>
      </w:r>
    </w:p>
  </w:comment>
  <w:comment w:id="14" w:author="OKE Sévérin [SANTE]" w:date="2026-05-19T13:31:00Z" w:initials="OS">
    <w:p w14:paraId="7B7FB026" w14:textId="77777777" w:rsidR="00C6037B" w:rsidRDefault="00C6037B" w:rsidP="00C6037B">
      <w:pPr>
        <w:pStyle w:val="Commentaire"/>
      </w:pPr>
      <w:r>
        <w:rPr>
          <w:rStyle w:val="Marquedecommentaire"/>
        </w:rPr>
        <w:annotationRef/>
      </w:r>
      <w:r>
        <w:t>La PNUSS a une représentation à chaque niveau de la pyramide sanitaire. Intégrer ce acteur dans le dispositif est important. Il fait le suivi des plaintes de sa zone à travers son tableau de bord , participe aux enquêtes et a intervient activement dans la résolution des plaintes. Il génère des statistiques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F0FCF5" w15:done="0"/>
  <w15:commentEx w15:paraId="3ED81B71" w15:done="0"/>
  <w15:commentEx w15:paraId="7B7FB0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2BD9BE" w16cex:dateUtc="2026-05-19T10:36:00Z"/>
  <w16cex:commentExtensible w16cex:durableId="669C1256" w16cex:dateUtc="2026-05-19T12:23:00Z"/>
  <w16cex:commentExtensible w16cex:durableId="6B3E15D3" w16cex:dateUtc="2026-05-19T12: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F0FCF5" w16cid:durableId="2E2BD9BE"/>
  <w16cid:commentId w16cid:paraId="3ED81B71" w16cid:durableId="669C1256"/>
  <w16cid:commentId w16cid:paraId="7B7FB026" w16cid:durableId="6B3E15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8B958" w14:textId="77777777" w:rsidR="00272EFD" w:rsidRDefault="00272EFD">
      <w:r>
        <w:separator/>
      </w:r>
    </w:p>
  </w:endnote>
  <w:endnote w:type="continuationSeparator" w:id="0">
    <w:p w14:paraId="6B4BDF75" w14:textId="77777777" w:rsidR="00272EFD" w:rsidRDefault="00272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482E" w14:textId="77777777" w:rsidR="00B4119A" w:rsidRDefault="00000000">
    <w:pPr>
      <w:pBdr>
        <w:top w:val="single" w:sz="4" w:space="1" w:color="2E75B6"/>
      </w:pBdr>
      <w:spacing w:before="80"/>
      <w:jc w:val="right"/>
    </w:pPr>
    <w:r>
      <w:rPr>
        <w:color w:val="888888"/>
        <w:sz w:val="16"/>
        <w:szCs w:val="16"/>
      </w:rPr>
      <w:t xml:space="preserve">Page </w:t>
    </w:r>
    <w:r>
      <w:rPr>
        <w:color w:val="2E75B6"/>
        <w:sz w:val="16"/>
        <w:szCs w:val="16"/>
      </w:rPr>
      <w:fldChar w:fldCharType="begin"/>
    </w:r>
    <w:r>
      <w:rPr>
        <w:color w:val="2E75B6"/>
        <w:sz w:val="16"/>
        <w:szCs w:val="16"/>
      </w:rPr>
      <w:instrText>PAGE</w:instrText>
    </w:r>
    <w:r>
      <w:rPr>
        <w:color w:val="2E75B6"/>
        <w:sz w:val="16"/>
        <w:szCs w:val="16"/>
      </w:rPr>
      <w:fldChar w:fldCharType="separate"/>
    </w:r>
    <w:r w:rsidR="00A451AA">
      <w:rPr>
        <w:noProof/>
        <w:color w:val="2E75B6"/>
        <w:sz w:val="16"/>
        <w:szCs w:val="16"/>
      </w:rPr>
      <w:t>1</w:t>
    </w:r>
    <w:r>
      <w:rPr>
        <w:color w:val="2E75B6"/>
        <w:sz w:val="16"/>
        <w:szCs w:val="16"/>
      </w:rPr>
      <w:fldChar w:fldCharType="end"/>
    </w:r>
    <w:r>
      <w:rPr>
        <w:color w:val="888888"/>
        <w:sz w:val="16"/>
        <w:szCs w:val="16"/>
      </w:rPr>
      <w:t xml:space="preserve"> / </w:t>
    </w:r>
    <w:r>
      <w:rPr>
        <w:color w:val="2E75B6"/>
        <w:sz w:val="16"/>
        <w:szCs w:val="16"/>
      </w:rPr>
      <w:fldChar w:fldCharType="begin"/>
    </w:r>
    <w:r>
      <w:rPr>
        <w:color w:val="2E75B6"/>
        <w:sz w:val="16"/>
        <w:szCs w:val="16"/>
      </w:rPr>
      <w:instrText>NUMPAGES</w:instrText>
    </w:r>
    <w:r>
      <w:rPr>
        <w:color w:val="2E75B6"/>
        <w:sz w:val="16"/>
        <w:szCs w:val="16"/>
      </w:rPr>
      <w:fldChar w:fldCharType="separate"/>
    </w:r>
    <w:r w:rsidR="00A451AA">
      <w:rPr>
        <w:noProof/>
        <w:color w:val="2E75B6"/>
        <w:sz w:val="16"/>
        <w:szCs w:val="16"/>
      </w:rPr>
      <w:t>2</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8AE96" w14:textId="77777777" w:rsidR="00272EFD" w:rsidRDefault="00272EFD">
      <w:r>
        <w:separator/>
      </w:r>
    </w:p>
  </w:footnote>
  <w:footnote w:type="continuationSeparator" w:id="0">
    <w:p w14:paraId="1E13B09C" w14:textId="77777777" w:rsidR="00272EFD" w:rsidRDefault="00272E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70BC1"/>
    <w:multiLevelType w:val="hybridMultilevel"/>
    <w:tmpl w:val="D5FCE4B2"/>
    <w:lvl w:ilvl="0" w:tplc="37120B24">
      <w:start w:val="1"/>
      <w:numFmt w:val="bullet"/>
      <w:lvlText w:val="●"/>
      <w:lvlJc w:val="left"/>
      <w:pPr>
        <w:ind w:left="720" w:hanging="360"/>
      </w:pPr>
    </w:lvl>
    <w:lvl w:ilvl="1" w:tplc="D0248C58">
      <w:start w:val="1"/>
      <w:numFmt w:val="bullet"/>
      <w:lvlText w:val="○"/>
      <w:lvlJc w:val="left"/>
      <w:pPr>
        <w:ind w:left="1440" w:hanging="360"/>
      </w:pPr>
    </w:lvl>
    <w:lvl w:ilvl="2" w:tplc="96A481B8">
      <w:start w:val="1"/>
      <w:numFmt w:val="bullet"/>
      <w:lvlText w:val="■"/>
      <w:lvlJc w:val="left"/>
      <w:pPr>
        <w:ind w:left="2160" w:hanging="360"/>
      </w:pPr>
    </w:lvl>
    <w:lvl w:ilvl="3" w:tplc="085C32AE">
      <w:start w:val="1"/>
      <w:numFmt w:val="bullet"/>
      <w:lvlText w:val="●"/>
      <w:lvlJc w:val="left"/>
      <w:pPr>
        <w:ind w:left="2880" w:hanging="360"/>
      </w:pPr>
    </w:lvl>
    <w:lvl w:ilvl="4" w:tplc="CE261D60">
      <w:start w:val="1"/>
      <w:numFmt w:val="bullet"/>
      <w:lvlText w:val="○"/>
      <w:lvlJc w:val="left"/>
      <w:pPr>
        <w:ind w:left="3600" w:hanging="360"/>
      </w:pPr>
    </w:lvl>
    <w:lvl w:ilvl="5" w:tplc="571C6388">
      <w:start w:val="1"/>
      <w:numFmt w:val="bullet"/>
      <w:lvlText w:val="■"/>
      <w:lvlJc w:val="left"/>
      <w:pPr>
        <w:ind w:left="4320" w:hanging="360"/>
      </w:pPr>
    </w:lvl>
    <w:lvl w:ilvl="6" w:tplc="E13AF1EE">
      <w:start w:val="1"/>
      <w:numFmt w:val="bullet"/>
      <w:lvlText w:val="●"/>
      <w:lvlJc w:val="left"/>
      <w:pPr>
        <w:ind w:left="5040" w:hanging="360"/>
      </w:pPr>
    </w:lvl>
    <w:lvl w:ilvl="7" w:tplc="FF54E2E4">
      <w:start w:val="1"/>
      <w:numFmt w:val="bullet"/>
      <w:lvlText w:val="●"/>
      <w:lvlJc w:val="left"/>
      <w:pPr>
        <w:ind w:left="5760" w:hanging="360"/>
      </w:pPr>
    </w:lvl>
    <w:lvl w:ilvl="8" w:tplc="BFEC4390">
      <w:start w:val="1"/>
      <w:numFmt w:val="bullet"/>
      <w:lvlText w:val="●"/>
      <w:lvlJc w:val="left"/>
      <w:pPr>
        <w:ind w:left="6480" w:hanging="360"/>
      </w:pPr>
    </w:lvl>
  </w:abstractNum>
  <w:abstractNum w:abstractNumId="1" w15:restartNumberingAfterBreak="0">
    <w:nsid w:val="386964C8"/>
    <w:multiLevelType w:val="hybridMultilevel"/>
    <w:tmpl w:val="2B76C448"/>
    <w:lvl w:ilvl="0" w:tplc="B016F342">
      <w:start w:val="1"/>
      <w:numFmt w:val="bullet"/>
      <w:lvlText w:val="•"/>
      <w:lvlJc w:val="left"/>
      <w:pPr>
        <w:ind w:left="720" w:hanging="360"/>
      </w:pPr>
    </w:lvl>
    <w:lvl w:ilvl="1" w:tplc="D87A46B0">
      <w:numFmt w:val="decimal"/>
      <w:lvlText w:val=""/>
      <w:lvlJc w:val="left"/>
    </w:lvl>
    <w:lvl w:ilvl="2" w:tplc="5450D842">
      <w:numFmt w:val="decimal"/>
      <w:lvlText w:val=""/>
      <w:lvlJc w:val="left"/>
    </w:lvl>
    <w:lvl w:ilvl="3" w:tplc="F33AB35C">
      <w:numFmt w:val="decimal"/>
      <w:lvlText w:val=""/>
      <w:lvlJc w:val="left"/>
    </w:lvl>
    <w:lvl w:ilvl="4" w:tplc="826E5060">
      <w:numFmt w:val="decimal"/>
      <w:lvlText w:val=""/>
      <w:lvlJc w:val="left"/>
    </w:lvl>
    <w:lvl w:ilvl="5" w:tplc="E7EABB96">
      <w:numFmt w:val="decimal"/>
      <w:lvlText w:val=""/>
      <w:lvlJc w:val="left"/>
    </w:lvl>
    <w:lvl w:ilvl="6" w:tplc="0B24E550">
      <w:numFmt w:val="decimal"/>
      <w:lvlText w:val=""/>
      <w:lvlJc w:val="left"/>
    </w:lvl>
    <w:lvl w:ilvl="7" w:tplc="F3B4CBC8">
      <w:numFmt w:val="decimal"/>
      <w:lvlText w:val=""/>
      <w:lvlJc w:val="left"/>
    </w:lvl>
    <w:lvl w:ilvl="8" w:tplc="72AA7492">
      <w:numFmt w:val="decimal"/>
      <w:lvlText w:val=""/>
      <w:lvlJc w:val="left"/>
    </w:lvl>
  </w:abstractNum>
  <w:num w:numId="1" w16cid:durableId="1437214436">
    <w:abstractNumId w:val="0"/>
    <w:lvlOverride w:ilvl="0">
      <w:startOverride w:val="1"/>
    </w:lvlOverride>
  </w:num>
  <w:num w:numId="2" w16cid:durableId="148911136">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KE Sévérin [SANTE]">
    <w15:presenceInfo w15:providerId="AD" w15:userId="S::soke@gouv.bj::6605bad9-3475-4e7c-8ab9-3ce40965a4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19A"/>
    <w:rsid w:val="000960C8"/>
    <w:rsid w:val="00235262"/>
    <w:rsid w:val="002611C8"/>
    <w:rsid w:val="00272EFD"/>
    <w:rsid w:val="003218D2"/>
    <w:rsid w:val="003829DC"/>
    <w:rsid w:val="003F32DC"/>
    <w:rsid w:val="004F697D"/>
    <w:rsid w:val="0051107C"/>
    <w:rsid w:val="00687085"/>
    <w:rsid w:val="009B1D3A"/>
    <w:rsid w:val="00A451AA"/>
    <w:rsid w:val="00A82CB6"/>
    <w:rsid w:val="00AC45EA"/>
    <w:rsid w:val="00AD0F47"/>
    <w:rsid w:val="00B4119A"/>
    <w:rsid w:val="00BC138F"/>
    <w:rsid w:val="00BC6CD9"/>
    <w:rsid w:val="00C446B6"/>
    <w:rsid w:val="00C6037B"/>
    <w:rsid w:val="00D909FE"/>
    <w:rsid w:val="00E6375C"/>
    <w:rsid w:val="00F44C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98570"/>
  <w15:docId w15:val="{7B3E059A-6634-41A6-9C65-CE28DBF14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FFFFFF"/>
      <w:sz w:val="32"/>
      <w:szCs w:val="32"/>
    </w:rPr>
  </w:style>
  <w:style w:type="paragraph" w:styleId="Titre2">
    <w:name w:val="heading 2"/>
    <w:uiPriority w:val="9"/>
    <w:unhideWhenUsed/>
    <w:qFormat/>
    <w:pPr>
      <w:spacing w:before="280" w:after="80"/>
      <w:outlineLvl w:val="1"/>
    </w:pPr>
    <w:rPr>
      <w:b/>
      <w:bCs/>
      <w:color w:val="1F4E79"/>
      <w:sz w:val="26"/>
      <w:szCs w:val="26"/>
    </w:rPr>
  </w:style>
  <w:style w:type="paragraph" w:styleId="Titre3">
    <w:name w:val="heading 3"/>
    <w:uiPriority w:val="9"/>
    <w:unhideWhenUsed/>
    <w:qFormat/>
    <w:pPr>
      <w:spacing w:before="200" w:after="60"/>
      <w:outlineLvl w:val="2"/>
    </w:pPr>
    <w:rPr>
      <w:b/>
      <w:bCs/>
      <w:color w:val="1F4E79"/>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235262"/>
    <w:rPr>
      <w:rFonts w:ascii="Times New Roman" w:hAnsi="Times New Roman" w:cs="Times New Roman"/>
      <w:sz w:val="24"/>
      <w:szCs w:val="24"/>
    </w:rPr>
  </w:style>
  <w:style w:type="paragraph" w:styleId="En-tte">
    <w:name w:val="header"/>
    <w:basedOn w:val="Normal"/>
    <w:link w:val="En-tteCar"/>
    <w:uiPriority w:val="99"/>
    <w:unhideWhenUsed/>
    <w:rsid w:val="003829DC"/>
    <w:pPr>
      <w:tabs>
        <w:tab w:val="center" w:pos="4536"/>
        <w:tab w:val="right" w:pos="9072"/>
      </w:tabs>
    </w:pPr>
  </w:style>
  <w:style w:type="character" w:customStyle="1" w:styleId="En-tteCar">
    <w:name w:val="En-tête Car"/>
    <w:basedOn w:val="Policepardfaut"/>
    <w:link w:val="En-tte"/>
    <w:uiPriority w:val="99"/>
    <w:rsid w:val="003829DC"/>
  </w:style>
  <w:style w:type="paragraph" w:styleId="Pieddepage">
    <w:name w:val="footer"/>
    <w:basedOn w:val="Normal"/>
    <w:link w:val="PieddepageCar"/>
    <w:uiPriority w:val="99"/>
    <w:unhideWhenUsed/>
    <w:rsid w:val="003829DC"/>
    <w:pPr>
      <w:tabs>
        <w:tab w:val="center" w:pos="4536"/>
        <w:tab w:val="right" w:pos="9072"/>
      </w:tabs>
    </w:pPr>
  </w:style>
  <w:style w:type="character" w:customStyle="1" w:styleId="PieddepageCar">
    <w:name w:val="Pied de page Car"/>
    <w:basedOn w:val="Policepardfaut"/>
    <w:link w:val="Pieddepage"/>
    <w:uiPriority w:val="99"/>
    <w:rsid w:val="003829DC"/>
  </w:style>
  <w:style w:type="paragraph" w:styleId="Rvision">
    <w:name w:val="Revision"/>
    <w:hidden/>
    <w:uiPriority w:val="99"/>
    <w:semiHidden/>
    <w:rsid w:val="00C446B6"/>
  </w:style>
  <w:style w:type="character" w:styleId="Marquedecommentaire">
    <w:name w:val="annotation reference"/>
    <w:basedOn w:val="Policepardfaut"/>
    <w:uiPriority w:val="99"/>
    <w:semiHidden/>
    <w:unhideWhenUsed/>
    <w:rsid w:val="00C446B6"/>
    <w:rPr>
      <w:sz w:val="16"/>
      <w:szCs w:val="16"/>
    </w:rPr>
  </w:style>
  <w:style w:type="paragraph" w:styleId="Commentaire">
    <w:name w:val="annotation text"/>
    <w:basedOn w:val="Normal"/>
    <w:link w:val="CommentaireCar"/>
    <w:uiPriority w:val="99"/>
    <w:unhideWhenUsed/>
    <w:rsid w:val="00C446B6"/>
  </w:style>
  <w:style w:type="character" w:customStyle="1" w:styleId="CommentaireCar">
    <w:name w:val="Commentaire Car"/>
    <w:basedOn w:val="Policepardfaut"/>
    <w:link w:val="Commentaire"/>
    <w:uiPriority w:val="99"/>
    <w:rsid w:val="00C446B6"/>
  </w:style>
  <w:style w:type="paragraph" w:styleId="Objetducommentaire">
    <w:name w:val="annotation subject"/>
    <w:basedOn w:val="Commentaire"/>
    <w:next w:val="Commentaire"/>
    <w:link w:val="ObjetducommentaireCar"/>
    <w:uiPriority w:val="99"/>
    <w:semiHidden/>
    <w:unhideWhenUsed/>
    <w:rsid w:val="00C446B6"/>
    <w:rPr>
      <w:b/>
      <w:bCs/>
    </w:rPr>
  </w:style>
  <w:style w:type="character" w:customStyle="1" w:styleId="ObjetducommentaireCar">
    <w:name w:val="Objet du commentaire Car"/>
    <w:basedOn w:val="CommentaireCar"/>
    <w:link w:val="Objetducommentaire"/>
    <w:uiPriority w:val="99"/>
    <w:semiHidden/>
    <w:rsid w:val="00C446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B9F36-84CC-4D7D-B963-125F031DB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22</Pages>
  <Words>3332</Words>
  <Characters>18332</Characters>
  <Application>Microsoft Office Word</Application>
  <DocSecurity>0</DocSecurity>
  <Lines>152</Lines>
  <Paragraphs>43</Paragraphs>
  <ScaleCrop>false</ScaleCrop>
  <Company/>
  <LinksUpToDate>false</LinksUpToDate>
  <CharactersWithSpaces>21621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OKE Sévérin [SANTE]</cp:lastModifiedBy>
  <cp:revision>5</cp:revision>
  <dcterms:created xsi:type="dcterms:W3CDTF">2026-04-29T07:53:00Z</dcterms:created>
  <dcterms:modified xsi:type="dcterms:W3CDTF">2026-05-19T13:23:00Z</dcterms:modified>
</cp:coreProperties>
</file>